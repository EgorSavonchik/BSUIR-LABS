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092F2" w14:textId="75F3C1A9" w:rsidR="00ED3CCB" w:rsidRPr="00640EF6" w:rsidRDefault="00ED3CCB" w:rsidP="00ED3CCB">
      <w:pPr>
        <w:spacing w:after="160" w:line="259" w:lineRule="auto"/>
        <w:jc w:val="center"/>
        <w:rPr>
          <w:sz w:val="28"/>
          <w:szCs w:val="28"/>
        </w:rPr>
      </w:pPr>
      <w:r w:rsidRPr="00640EF6">
        <w:rPr>
          <w:sz w:val="28"/>
        </w:rPr>
        <w:t>Аналитические</w:t>
      </w:r>
      <w:r w:rsidR="009E6A7F">
        <w:rPr>
          <w:sz w:val="28"/>
        </w:rPr>
        <w:t xml:space="preserve"> </w:t>
      </w:r>
      <w:r w:rsidRPr="00640EF6">
        <w:rPr>
          <w:sz w:val="28"/>
        </w:rPr>
        <w:t>методы</w:t>
      </w:r>
      <w:r w:rsidR="009E6A7F">
        <w:rPr>
          <w:sz w:val="28"/>
        </w:rPr>
        <w:t xml:space="preserve"> </w:t>
      </w:r>
      <w:r w:rsidRPr="00640EF6">
        <w:rPr>
          <w:sz w:val="28"/>
        </w:rPr>
        <w:t>моделирования</w:t>
      </w:r>
      <w:r w:rsidR="009E6A7F">
        <w:rPr>
          <w:sz w:val="28"/>
        </w:rPr>
        <w:t xml:space="preserve"> </w:t>
      </w:r>
      <w:r w:rsidRPr="00640EF6">
        <w:rPr>
          <w:sz w:val="28"/>
        </w:rPr>
        <w:t>,</w:t>
      </w:r>
      <w:r w:rsidR="009E6A7F">
        <w:rPr>
          <w:sz w:val="28"/>
        </w:rPr>
        <w:t xml:space="preserve"> </w:t>
      </w:r>
      <w:r w:rsidRPr="00640EF6">
        <w:rPr>
          <w:sz w:val="28"/>
        </w:rPr>
        <w:t>общая</w:t>
      </w:r>
      <w:r w:rsidR="009E6A7F">
        <w:rPr>
          <w:sz w:val="28"/>
        </w:rPr>
        <w:t xml:space="preserve"> </w:t>
      </w:r>
      <w:r w:rsidRPr="00640EF6">
        <w:rPr>
          <w:sz w:val="28"/>
        </w:rPr>
        <w:t>характеристика,</w:t>
      </w:r>
      <w:r w:rsidR="009E6A7F">
        <w:rPr>
          <w:sz w:val="28"/>
        </w:rPr>
        <w:t xml:space="preserve"> </w:t>
      </w:r>
      <w:r w:rsidRPr="00640EF6">
        <w:rPr>
          <w:sz w:val="28"/>
        </w:rPr>
        <w:t>особенности</w:t>
      </w:r>
      <w:r w:rsidR="009E6A7F">
        <w:rPr>
          <w:sz w:val="28"/>
        </w:rPr>
        <w:t xml:space="preserve"> </w:t>
      </w:r>
      <w:r w:rsidRPr="00640EF6">
        <w:rPr>
          <w:sz w:val="28"/>
        </w:rPr>
        <w:t>применения,</w:t>
      </w:r>
      <w:r w:rsidR="009E6A7F">
        <w:rPr>
          <w:sz w:val="28"/>
        </w:rPr>
        <w:t xml:space="preserve"> </w:t>
      </w:r>
      <w:r w:rsidRPr="00640EF6">
        <w:rPr>
          <w:sz w:val="28"/>
        </w:rPr>
        <w:t>ограничения</w:t>
      </w:r>
      <w:r w:rsidRPr="00640EF6">
        <w:br w:type="page"/>
      </w:r>
    </w:p>
    <w:p w14:paraId="1C6DA475" w14:textId="5CB06BA7" w:rsidR="00ED3CCB" w:rsidRDefault="00ED3CCB" w:rsidP="00D95B8D">
      <w:pPr>
        <w:pStyle w:val="a6"/>
        <w:spacing w:before="0" w:beforeAutospacing="0" w:after="0" w:afterAutospacing="0"/>
        <w:jc w:val="center"/>
        <w:rPr>
          <w:b/>
          <w:bCs/>
          <w:color w:val="000000"/>
          <w:sz w:val="32"/>
          <w:szCs w:val="32"/>
        </w:rPr>
      </w:pPr>
      <w:r w:rsidRPr="00640EF6">
        <w:rPr>
          <w:b/>
          <w:bCs/>
          <w:color w:val="000000"/>
          <w:sz w:val="32"/>
          <w:szCs w:val="32"/>
        </w:rPr>
        <w:lastRenderedPageBreak/>
        <w:t>СОДЕРЖАНИЕ</w:t>
      </w:r>
    </w:p>
    <w:p w14:paraId="771EC2CD" w14:textId="77777777" w:rsidR="00D95B8D" w:rsidRPr="00640EF6" w:rsidRDefault="00D95B8D" w:rsidP="00D95B8D">
      <w:pPr>
        <w:pStyle w:val="a6"/>
        <w:spacing w:before="0" w:beforeAutospacing="0" w:after="0" w:afterAutospacing="0"/>
      </w:pPr>
    </w:p>
    <w:sdt>
      <w:sdtPr>
        <w:rPr>
          <w:sz w:val="26"/>
        </w:rPr>
        <w:id w:val="725727883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4A5DEDC4" w14:textId="6546E822" w:rsidR="00163E9D" w:rsidRPr="00D95B8D" w:rsidRDefault="00163E9D" w:rsidP="00163E9D">
          <w:pPr>
            <w:pStyle w:val="12"/>
            <w:tabs>
              <w:tab w:val="right" w:leader="dot" w:pos="9344"/>
            </w:tabs>
            <w:spacing w:after="0"/>
            <w:contextualSpacing/>
            <w:jc w:val="left"/>
            <w:rPr>
              <w:sz w:val="26"/>
            </w:rPr>
          </w:pPr>
          <w:r w:rsidRPr="007F1EF0">
            <w:rPr>
              <w:noProof/>
            </w:rPr>
            <w:t>Введение</w:t>
          </w:r>
          <w:r>
            <w:rPr>
              <w:noProof/>
              <w:webHidden/>
            </w:rPr>
            <w:tab/>
          </w:r>
          <w:r w:rsidR="00D95B8D">
            <w:rPr>
              <w:noProof/>
              <w:webHidden/>
            </w:rPr>
            <w:t>3</w:t>
          </w:r>
        </w:p>
        <w:p w14:paraId="10775E8F" w14:textId="5A8993A8" w:rsidR="00163E9D" w:rsidRDefault="00163E9D" w:rsidP="00163E9D">
          <w:pPr>
            <w:pStyle w:val="12"/>
            <w:tabs>
              <w:tab w:val="right" w:leader="dot" w:pos="9344"/>
            </w:tabs>
            <w:spacing w:after="0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F1EF0">
            <w:rPr>
              <w:noProof/>
            </w:rPr>
            <w:t>1</w:t>
          </w:r>
          <w:r w:rsidR="009E6A7F">
            <w:rPr>
              <w:noProof/>
            </w:rPr>
            <w:t xml:space="preserve"> </w:t>
          </w:r>
          <w:r w:rsidR="00103F46">
            <w:rPr>
              <w:color w:val="000000"/>
              <w:szCs w:val="28"/>
            </w:rPr>
            <w:t>Основные понятия</w:t>
          </w:r>
          <w:r>
            <w:rPr>
              <w:noProof/>
              <w:webHidden/>
            </w:rPr>
            <w:tab/>
          </w:r>
          <w:r w:rsidR="00D95B8D">
            <w:rPr>
              <w:noProof/>
              <w:webHidden/>
            </w:rPr>
            <w:t>4</w:t>
          </w:r>
        </w:p>
        <w:p w14:paraId="2F9BE986" w14:textId="4B354FFF" w:rsidR="00FA7FC0" w:rsidRPr="00FA7FC0" w:rsidRDefault="00FA7FC0" w:rsidP="00FA7FC0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F1EF0">
            <w:rPr>
              <w:noProof/>
            </w:rPr>
            <w:t>1</w:t>
          </w:r>
          <w:r>
            <w:rPr>
              <w:noProof/>
            </w:rPr>
            <w:t xml:space="preserve">.1 </w:t>
          </w:r>
          <w:r>
            <w:rPr>
              <w:color w:val="000000"/>
              <w:szCs w:val="28"/>
            </w:rPr>
            <w:t>П</w:t>
          </w:r>
          <w:r w:rsidRPr="00640EF6">
            <w:rPr>
              <w:color w:val="000000"/>
              <w:szCs w:val="28"/>
            </w:rPr>
            <w:t>онятие</w:t>
          </w:r>
          <w:r>
            <w:rPr>
              <w:color w:val="000000"/>
              <w:szCs w:val="28"/>
            </w:rPr>
            <w:t xml:space="preserve"> </w:t>
          </w:r>
          <w:r w:rsidRPr="00640EF6">
            <w:rPr>
              <w:color w:val="000000"/>
              <w:szCs w:val="28"/>
            </w:rPr>
            <w:t>моделирования</w:t>
          </w:r>
          <w:r>
            <w:rPr>
              <w:noProof/>
              <w:webHidden/>
            </w:rPr>
            <w:tab/>
            <w:t>4</w:t>
          </w:r>
        </w:p>
        <w:p w14:paraId="358D354D" w14:textId="447FF275" w:rsidR="00163E9D" w:rsidRDefault="00FA7FC0" w:rsidP="00FA7FC0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</w:t>
          </w:r>
          <w:r w:rsidR="00163E9D" w:rsidRPr="007F1EF0">
            <w:rPr>
              <w:noProof/>
            </w:rPr>
            <w:t>2</w:t>
          </w:r>
          <w:r w:rsidR="009E6A7F">
            <w:rPr>
              <w:noProof/>
            </w:rPr>
            <w:t xml:space="preserve"> </w:t>
          </w:r>
          <w:r w:rsidR="00103F46" w:rsidRPr="00103F46">
            <w:rPr>
              <w:color w:val="000000"/>
              <w:szCs w:val="28"/>
            </w:rPr>
            <w:t>Понятие аналитического метода в моделировании</w:t>
          </w:r>
          <w:r w:rsidR="00163E9D">
            <w:rPr>
              <w:noProof/>
              <w:webHidden/>
            </w:rPr>
            <w:tab/>
          </w:r>
          <w:r w:rsidR="00D95B8D">
            <w:rPr>
              <w:noProof/>
              <w:webHidden/>
            </w:rPr>
            <w:t>5</w:t>
          </w:r>
        </w:p>
        <w:p w14:paraId="45C51B77" w14:textId="5B475E6F" w:rsidR="00163E9D" w:rsidRDefault="009333F4" w:rsidP="00163E9D">
          <w:pPr>
            <w:pStyle w:val="12"/>
            <w:tabs>
              <w:tab w:val="right" w:leader="dot" w:pos="9344"/>
            </w:tabs>
            <w:spacing w:after="0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</w:t>
          </w:r>
          <w:r w:rsidR="009E6A7F">
            <w:rPr>
              <w:noProof/>
            </w:rPr>
            <w:t xml:space="preserve"> </w:t>
          </w:r>
          <w:r w:rsidR="00163E9D">
            <w:rPr>
              <w:color w:val="000000"/>
              <w:szCs w:val="28"/>
            </w:rPr>
            <w:t>В</w:t>
          </w:r>
          <w:r w:rsidR="00163E9D" w:rsidRPr="00640EF6">
            <w:rPr>
              <w:color w:val="000000"/>
              <w:szCs w:val="28"/>
            </w:rPr>
            <w:t>ариационное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исчисление</w:t>
          </w:r>
          <w:r w:rsidR="0007398A">
            <w:rPr>
              <w:color w:val="000000"/>
              <w:szCs w:val="28"/>
            </w:rPr>
            <w:t xml:space="preserve"> и м</w:t>
          </w:r>
          <w:r w:rsidR="0007398A" w:rsidRPr="00640EF6">
            <w:rPr>
              <w:color w:val="000000"/>
              <w:szCs w:val="28"/>
            </w:rPr>
            <w:t>атематическое</w:t>
          </w:r>
          <w:r w:rsidR="0007398A">
            <w:rPr>
              <w:color w:val="000000"/>
              <w:szCs w:val="28"/>
            </w:rPr>
            <w:t xml:space="preserve"> </w:t>
          </w:r>
          <w:r w:rsidR="0007398A" w:rsidRPr="00640EF6">
            <w:rPr>
              <w:color w:val="000000"/>
              <w:szCs w:val="28"/>
            </w:rPr>
            <w:t>программирование</w:t>
          </w:r>
          <w:r w:rsidR="00163E9D">
            <w:rPr>
              <w:noProof/>
              <w:webHidden/>
            </w:rPr>
            <w:tab/>
          </w:r>
          <w:r w:rsidR="0014674A">
            <w:rPr>
              <w:noProof/>
              <w:webHidden/>
            </w:rPr>
            <w:t>6</w:t>
          </w:r>
        </w:p>
        <w:p w14:paraId="35BB8D95" w14:textId="553DB8CC" w:rsidR="00163E9D" w:rsidRDefault="009333F4" w:rsidP="00163E9D">
          <w:pPr>
            <w:pStyle w:val="2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</w:t>
          </w:r>
          <w:r w:rsidR="00163E9D" w:rsidRPr="007F1EF0">
            <w:rPr>
              <w:noProof/>
            </w:rPr>
            <w:t>.1</w:t>
          </w:r>
          <w:r w:rsidR="009E6A7F">
            <w:rPr>
              <w:noProof/>
            </w:rPr>
            <w:t xml:space="preserve"> </w:t>
          </w:r>
          <w:r w:rsidR="00163E9D">
            <w:rPr>
              <w:color w:val="000000"/>
              <w:szCs w:val="28"/>
            </w:rPr>
            <w:t>Основные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леммы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вариационного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исчисления</w:t>
          </w:r>
          <w:r w:rsidR="00163E9D">
            <w:rPr>
              <w:noProof/>
              <w:webHidden/>
            </w:rPr>
            <w:tab/>
          </w:r>
          <w:r w:rsidR="0014674A">
            <w:rPr>
              <w:noProof/>
              <w:webHidden/>
            </w:rPr>
            <w:t>6</w:t>
          </w:r>
        </w:p>
        <w:p w14:paraId="48DF9BED" w14:textId="31EA35AB" w:rsidR="00163E9D" w:rsidRDefault="0007398A" w:rsidP="00163E9D">
          <w:pPr>
            <w:pStyle w:val="21"/>
            <w:spacing w:after="0"/>
            <w:contextualSpacing/>
            <w:rPr>
              <w:noProof/>
              <w:webHidden/>
            </w:rPr>
          </w:pPr>
          <w:r>
            <w:rPr>
              <w:noProof/>
            </w:rPr>
            <w:t>2</w:t>
          </w:r>
          <w:r w:rsidR="00163E9D" w:rsidRPr="007F1EF0">
            <w:rPr>
              <w:noProof/>
            </w:rPr>
            <w:t>.</w:t>
          </w:r>
          <w:r>
            <w:rPr>
              <w:noProof/>
            </w:rPr>
            <w:t>2</w:t>
          </w:r>
          <w:r w:rsidR="009E6A7F">
            <w:rPr>
              <w:noProof/>
            </w:rPr>
            <w:t xml:space="preserve"> </w:t>
          </w:r>
          <w:r w:rsidR="00163E9D">
            <w:rPr>
              <w:color w:val="000000"/>
              <w:szCs w:val="28"/>
            </w:rPr>
            <w:t>Классификация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задач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математического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программирования</w:t>
          </w:r>
          <w:r w:rsidR="00163E9D">
            <w:rPr>
              <w:noProof/>
              <w:webHidden/>
            </w:rPr>
            <w:tab/>
          </w:r>
          <w:r w:rsidR="0014674A">
            <w:rPr>
              <w:noProof/>
              <w:webHidden/>
            </w:rPr>
            <w:t>8</w:t>
          </w:r>
        </w:p>
        <w:p w14:paraId="635C64E7" w14:textId="4ECDD316" w:rsidR="00163E9D" w:rsidRPr="00163E9D" w:rsidRDefault="0007398A" w:rsidP="00163E9D">
          <w:pPr>
            <w:pStyle w:val="12"/>
            <w:tabs>
              <w:tab w:val="right" w:leader="dot" w:pos="9344"/>
            </w:tabs>
            <w:spacing w:after="0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t>3</w:t>
          </w:r>
          <w:r w:rsidR="009E6A7F">
            <w:t xml:space="preserve"> </w:t>
          </w:r>
          <w:r w:rsidR="00163E9D">
            <w:rPr>
              <w:color w:val="000000"/>
              <w:szCs w:val="28"/>
            </w:rPr>
            <w:t>М</w:t>
          </w:r>
          <w:r w:rsidR="00163E9D" w:rsidRPr="00640EF6">
            <w:rPr>
              <w:color w:val="000000"/>
              <w:szCs w:val="28"/>
            </w:rPr>
            <w:t>етод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линейного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программирования,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симплекс-мето</w:t>
          </w:r>
          <w:r w:rsidR="00163E9D">
            <w:rPr>
              <w:color w:val="000000"/>
              <w:szCs w:val="28"/>
            </w:rPr>
            <w:t>д</w:t>
          </w:r>
          <w:r w:rsidR="00163E9D">
            <w:rPr>
              <w:noProof/>
              <w:webHidden/>
            </w:rPr>
            <w:tab/>
          </w:r>
          <w:r w:rsidR="00D95B8D">
            <w:rPr>
              <w:noProof/>
              <w:webHidden/>
            </w:rPr>
            <w:t>1</w:t>
          </w:r>
          <w:r w:rsidR="0014674A">
            <w:rPr>
              <w:noProof/>
              <w:webHidden/>
            </w:rPr>
            <w:t>0</w:t>
          </w:r>
        </w:p>
        <w:p w14:paraId="6A97DF63" w14:textId="0A303A34" w:rsidR="00163E9D" w:rsidRPr="00163E9D" w:rsidRDefault="0007398A" w:rsidP="00163E9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color w:val="000000"/>
              <w:szCs w:val="28"/>
            </w:rPr>
            <w:t>3</w:t>
          </w:r>
          <w:r w:rsidR="00163E9D">
            <w:rPr>
              <w:color w:val="000000"/>
              <w:szCs w:val="28"/>
            </w:rPr>
            <w:t>.1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Постановка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задач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линейного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программирования</w:t>
          </w:r>
          <w:r w:rsidR="00163E9D">
            <w:rPr>
              <w:noProof/>
              <w:webHidden/>
            </w:rPr>
            <w:tab/>
          </w:r>
          <w:r w:rsidR="00D95B8D">
            <w:rPr>
              <w:noProof/>
              <w:webHidden/>
            </w:rPr>
            <w:t>1</w:t>
          </w:r>
          <w:r w:rsidR="002D5FE2">
            <w:rPr>
              <w:noProof/>
              <w:webHidden/>
            </w:rPr>
            <w:t>0</w:t>
          </w:r>
        </w:p>
        <w:p w14:paraId="2817339B" w14:textId="25026431" w:rsidR="00163E9D" w:rsidRDefault="0007398A" w:rsidP="00163E9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noProof/>
              <w:webHidden/>
            </w:rPr>
          </w:pPr>
          <w:r>
            <w:rPr>
              <w:color w:val="000000"/>
              <w:szCs w:val="28"/>
            </w:rPr>
            <w:t>3</w:t>
          </w:r>
          <w:r w:rsidR="00163E9D">
            <w:rPr>
              <w:color w:val="000000"/>
              <w:szCs w:val="28"/>
            </w:rPr>
            <w:t>.2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Симплекс</w:t>
          </w:r>
          <w:r w:rsidR="0034688D">
            <w:rPr>
              <w:color w:val="000000"/>
              <w:szCs w:val="28"/>
            </w:rPr>
            <w:t>-</w:t>
          </w:r>
          <w:r w:rsidR="00163E9D">
            <w:rPr>
              <w:color w:val="000000"/>
              <w:szCs w:val="28"/>
            </w:rPr>
            <w:t>метод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решения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задач</w:t>
          </w:r>
          <w:r w:rsidR="00163E9D">
            <w:rPr>
              <w:noProof/>
              <w:webHidden/>
            </w:rPr>
            <w:tab/>
          </w:r>
          <w:r w:rsidR="00D95B8D">
            <w:rPr>
              <w:noProof/>
              <w:webHidden/>
            </w:rPr>
            <w:t>1</w:t>
          </w:r>
          <w:r w:rsidR="002D5FE2">
            <w:rPr>
              <w:noProof/>
              <w:webHidden/>
            </w:rPr>
            <w:t>1</w:t>
          </w:r>
        </w:p>
        <w:p w14:paraId="7F815057" w14:textId="5DD20921" w:rsidR="0034688D" w:rsidRPr="0034688D" w:rsidRDefault="0007398A" w:rsidP="0034688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noProof/>
              <w:webHidden/>
            </w:rPr>
          </w:pPr>
          <w:r>
            <w:rPr>
              <w:color w:val="000000"/>
              <w:szCs w:val="28"/>
            </w:rPr>
            <w:t>3</w:t>
          </w:r>
          <w:r w:rsidR="0034688D">
            <w:rPr>
              <w:color w:val="000000"/>
              <w:szCs w:val="28"/>
            </w:rPr>
            <w:t>.3 Пример использования симплекс-метода</w:t>
          </w:r>
          <w:r w:rsidR="0034688D">
            <w:rPr>
              <w:noProof/>
              <w:webHidden/>
            </w:rPr>
            <w:tab/>
            <w:t>1</w:t>
          </w:r>
          <w:r w:rsidR="002D5FE2">
            <w:rPr>
              <w:noProof/>
              <w:webHidden/>
            </w:rPr>
            <w:t>2</w:t>
          </w:r>
        </w:p>
        <w:p w14:paraId="4131F744" w14:textId="2CF5B157" w:rsidR="00163E9D" w:rsidRPr="00D95B8D" w:rsidRDefault="0007398A" w:rsidP="00D95B8D">
          <w:pPr>
            <w:pStyle w:val="12"/>
            <w:tabs>
              <w:tab w:val="right" w:leader="dot" w:pos="9344"/>
            </w:tabs>
            <w:spacing w:after="0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color w:val="000000"/>
              <w:szCs w:val="28"/>
            </w:rPr>
            <w:t>4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М</w:t>
          </w:r>
          <w:r w:rsidR="00163E9D" w:rsidRPr="00640EF6">
            <w:rPr>
              <w:color w:val="000000"/>
              <w:szCs w:val="28"/>
            </w:rPr>
            <w:t>етоды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выпуклого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математического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программирования</w:t>
          </w:r>
          <w:r w:rsidR="00D95B8D">
            <w:rPr>
              <w:noProof/>
              <w:webHidden/>
            </w:rPr>
            <w:tab/>
            <w:t>1</w:t>
          </w:r>
          <w:r w:rsidR="009333F4">
            <w:rPr>
              <w:noProof/>
              <w:webHidden/>
            </w:rPr>
            <w:t>5</w:t>
          </w:r>
        </w:p>
        <w:p w14:paraId="520B31E8" w14:textId="07120207" w:rsidR="00163E9D" w:rsidRDefault="0007398A" w:rsidP="00D95B8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noProof/>
              <w:webHidden/>
            </w:rPr>
          </w:pPr>
          <w:r>
            <w:rPr>
              <w:color w:val="000000"/>
              <w:szCs w:val="28"/>
            </w:rPr>
            <w:t>4</w:t>
          </w:r>
          <w:r w:rsidR="00163E9D" w:rsidRPr="00B47186">
            <w:rPr>
              <w:color w:val="000000"/>
              <w:szCs w:val="28"/>
            </w:rPr>
            <w:t>.1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Метод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наискорейшего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спуска</w:t>
          </w:r>
          <w:r w:rsidR="00D95B8D">
            <w:rPr>
              <w:noProof/>
              <w:webHidden/>
            </w:rPr>
            <w:tab/>
            <w:t>1</w:t>
          </w:r>
          <w:r w:rsidR="009333F4">
            <w:rPr>
              <w:noProof/>
              <w:webHidden/>
            </w:rPr>
            <w:t>5</w:t>
          </w:r>
        </w:p>
        <w:p w14:paraId="549655DB" w14:textId="3D51EF71" w:rsidR="0034688D" w:rsidRPr="0034688D" w:rsidRDefault="0007398A" w:rsidP="0034688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noProof/>
            </w:rPr>
          </w:pPr>
          <w:r>
            <w:rPr>
              <w:color w:val="000000"/>
              <w:szCs w:val="28"/>
            </w:rPr>
            <w:t>4</w:t>
          </w:r>
          <w:r w:rsidR="0034688D">
            <w:rPr>
              <w:color w:val="000000"/>
              <w:szCs w:val="28"/>
            </w:rPr>
            <w:t>.2 Пример использования метода наискорейшего спуска</w:t>
          </w:r>
          <w:r w:rsidR="0034688D">
            <w:rPr>
              <w:noProof/>
              <w:webHidden/>
            </w:rPr>
            <w:tab/>
            <w:t>1</w:t>
          </w:r>
          <w:r w:rsidR="003E2BFE">
            <w:rPr>
              <w:noProof/>
              <w:webHidden/>
            </w:rPr>
            <w:t>7</w:t>
          </w:r>
        </w:p>
        <w:p w14:paraId="301A709B" w14:textId="3D20B27E" w:rsidR="00163E9D" w:rsidRDefault="0007398A" w:rsidP="00D95B8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noProof/>
              <w:webHidden/>
            </w:rPr>
          </w:pPr>
          <w:r>
            <w:rPr>
              <w:color w:val="000000"/>
              <w:szCs w:val="28"/>
            </w:rPr>
            <w:t>4</w:t>
          </w:r>
          <w:r w:rsidR="00163E9D">
            <w:rPr>
              <w:color w:val="000000"/>
              <w:szCs w:val="28"/>
            </w:rPr>
            <w:t>.</w:t>
          </w:r>
          <w:r w:rsidR="0034688D">
            <w:rPr>
              <w:color w:val="000000"/>
              <w:szCs w:val="28"/>
            </w:rPr>
            <w:t>3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Метод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Ньютона</w:t>
          </w:r>
          <w:r w:rsidR="00D95B8D">
            <w:rPr>
              <w:noProof/>
              <w:webHidden/>
            </w:rPr>
            <w:tab/>
            <w:t>1</w:t>
          </w:r>
          <w:r w:rsidR="001F5B3E">
            <w:rPr>
              <w:noProof/>
              <w:webHidden/>
            </w:rPr>
            <w:t>8</w:t>
          </w:r>
        </w:p>
        <w:p w14:paraId="79D3E3FC" w14:textId="7BB26A90" w:rsidR="0034688D" w:rsidRPr="0034688D" w:rsidRDefault="0007398A" w:rsidP="0034688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noProof/>
            </w:rPr>
          </w:pPr>
          <w:r>
            <w:rPr>
              <w:color w:val="000000"/>
              <w:szCs w:val="28"/>
            </w:rPr>
            <w:t>4</w:t>
          </w:r>
          <w:r w:rsidR="0034688D">
            <w:rPr>
              <w:color w:val="000000"/>
              <w:szCs w:val="28"/>
            </w:rPr>
            <w:t xml:space="preserve">.4 Пример использования метода </w:t>
          </w:r>
          <w:r w:rsidR="009A0FD6">
            <w:rPr>
              <w:color w:val="000000"/>
              <w:szCs w:val="28"/>
            </w:rPr>
            <w:t>Н</w:t>
          </w:r>
          <w:r w:rsidR="0034688D">
            <w:rPr>
              <w:color w:val="000000"/>
              <w:szCs w:val="28"/>
            </w:rPr>
            <w:t>ьютона</w:t>
          </w:r>
          <w:r w:rsidR="0034688D">
            <w:rPr>
              <w:noProof/>
              <w:webHidden/>
            </w:rPr>
            <w:tab/>
            <w:t>1</w:t>
          </w:r>
          <w:r w:rsidR="00375884">
            <w:rPr>
              <w:noProof/>
              <w:webHidden/>
            </w:rPr>
            <w:t>9</w:t>
          </w:r>
        </w:p>
        <w:p w14:paraId="20B40DE6" w14:textId="406181AC" w:rsidR="00163E9D" w:rsidRPr="00D95B8D" w:rsidRDefault="00163E9D" w:rsidP="00D95B8D">
          <w:pPr>
            <w:pStyle w:val="12"/>
            <w:tabs>
              <w:tab w:val="right" w:leader="dot" w:pos="9344"/>
            </w:tabs>
            <w:spacing w:after="0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color w:val="000000"/>
              <w:szCs w:val="28"/>
            </w:rPr>
            <w:t>С</w:t>
          </w:r>
          <w:r w:rsidRPr="00640EF6">
            <w:rPr>
              <w:color w:val="000000"/>
              <w:szCs w:val="28"/>
            </w:rPr>
            <w:t>писок</w:t>
          </w:r>
          <w:r w:rsidR="009E6A7F">
            <w:rPr>
              <w:color w:val="000000"/>
              <w:szCs w:val="28"/>
            </w:rPr>
            <w:t xml:space="preserve"> </w:t>
          </w:r>
          <w:r w:rsidRPr="00640EF6">
            <w:rPr>
              <w:color w:val="000000"/>
              <w:szCs w:val="28"/>
            </w:rPr>
            <w:t>использованных</w:t>
          </w:r>
          <w:r w:rsidR="009E6A7F">
            <w:rPr>
              <w:color w:val="000000"/>
              <w:szCs w:val="28"/>
            </w:rPr>
            <w:t xml:space="preserve"> </w:t>
          </w:r>
          <w:r w:rsidRPr="00640EF6">
            <w:rPr>
              <w:color w:val="000000"/>
              <w:szCs w:val="28"/>
            </w:rPr>
            <w:t>источников</w:t>
          </w:r>
          <w:r w:rsidR="00D95B8D">
            <w:rPr>
              <w:noProof/>
              <w:webHidden/>
            </w:rPr>
            <w:tab/>
          </w:r>
          <w:r w:rsidR="00375884">
            <w:rPr>
              <w:noProof/>
              <w:webHidden/>
            </w:rPr>
            <w:t>20</w:t>
          </w:r>
        </w:p>
      </w:sdtContent>
    </w:sdt>
    <w:p w14:paraId="736C20AC" w14:textId="5E112FF3" w:rsidR="002B3252" w:rsidRPr="006353F9" w:rsidRDefault="002B3252" w:rsidP="00D40B38">
      <w:pPr>
        <w:spacing w:before="120"/>
        <w:rPr>
          <w:color w:val="000000"/>
          <w:sz w:val="28"/>
          <w:szCs w:val="28"/>
        </w:rPr>
      </w:pPr>
    </w:p>
    <w:p w14:paraId="149293B9" w14:textId="30FA6713" w:rsidR="00ED3CCB" w:rsidRDefault="00ED3CCB" w:rsidP="0047065C">
      <w:pPr>
        <w:spacing w:line="259" w:lineRule="auto"/>
        <w:jc w:val="center"/>
        <w:rPr>
          <w:b/>
          <w:bCs/>
          <w:sz w:val="32"/>
          <w:szCs w:val="32"/>
        </w:rPr>
      </w:pPr>
      <w:r w:rsidRPr="00640EF6">
        <w:rPr>
          <w:b/>
          <w:bCs/>
          <w:sz w:val="32"/>
          <w:szCs w:val="32"/>
        </w:rPr>
        <w:br w:type="page"/>
      </w:r>
      <w:r w:rsidRPr="00640EF6">
        <w:rPr>
          <w:b/>
          <w:bCs/>
          <w:sz w:val="32"/>
          <w:szCs w:val="32"/>
        </w:rPr>
        <w:lastRenderedPageBreak/>
        <w:t>ВВЕДЕНИЕ</w:t>
      </w:r>
    </w:p>
    <w:p w14:paraId="1150FEE0" w14:textId="77777777" w:rsidR="0047065C" w:rsidRPr="009E6A7F" w:rsidRDefault="0047065C" w:rsidP="0047065C">
      <w:pPr>
        <w:spacing w:line="259" w:lineRule="auto"/>
        <w:rPr>
          <w:b/>
          <w:bCs/>
          <w:sz w:val="28"/>
          <w:szCs w:val="28"/>
        </w:rPr>
      </w:pPr>
    </w:p>
    <w:p w14:paraId="23153916" w14:textId="70751D0C" w:rsidR="00CC2489" w:rsidRPr="00CC2489" w:rsidRDefault="00CC2489" w:rsidP="0021032D">
      <w:pPr>
        <w:ind w:right="-93" w:firstLine="709"/>
        <w:jc w:val="both"/>
        <w:rPr>
          <w:sz w:val="28"/>
          <w:szCs w:val="28"/>
        </w:rPr>
      </w:pP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последние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десятилетия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использование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моделей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качестве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объектов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исследования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изучения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явлений</w:t>
      </w:r>
      <w:r w:rsidRPr="00CC2489">
        <w:rPr>
          <w:color w:val="000000"/>
          <w:sz w:val="28"/>
          <w:szCs w:val="28"/>
          <w:shd w:val="clear" w:color="auto" w:fill="FFFFFF"/>
        </w:rPr>
        <w:t>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процессов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конструкций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стало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распространенным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явлением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науке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технике.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связи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с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этим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литературе,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посвященной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обобщению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вопросов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моделирования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изучению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моделирования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как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метода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научного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исследования</w:t>
      </w:r>
      <w:r w:rsidRPr="00CC2489">
        <w:rPr>
          <w:color w:val="000000"/>
          <w:sz w:val="28"/>
          <w:szCs w:val="28"/>
          <w:shd w:val="clear" w:color="auto" w:fill="FFFFFF"/>
        </w:rPr>
        <w:t>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отмечается,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что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вероятно,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нет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такой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области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человеческого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знания,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которой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той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или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иной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степени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использовалась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бы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или,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крайней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мере</w:t>
      </w:r>
      <w:r w:rsidRPr="00CC2489">
        <w:rPr>
          <w:color w:val="000000"/>
          <w:sz w:val="28"/>
          <w:szCs w:val="28"/>
          <w:shd w:val="clear" w:color="auto" w:fill="FFFFFF"/>
        </w:rPr>
        <w:t>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могла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быть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использована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процедура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моделирования</w:t>
      </w:r>
      <w:r w:rsidRPr="00CC2489">
        <w:rPr>
          <w:color w:val="000000"/>
          <w:sz w:val="28"/>
          <w:szCs w:val="28"/>
          <w:shd w:val="clear" w:color="auto" w:fill="FFFFFF"/>
        </w:rPr>
        <w:t>.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Науки,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которых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обращение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к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модельному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исследованию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стало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систематическим,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нормой,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полагаются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больше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интуицию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исследователя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разрабатывают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специальные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теории</w:t>
      </w:r>
      <w:r w:rsidRPr="00CC2489">
        <w:rPr>
          <w:color w:val="000000"/>
          <w:sz w:val="28"/>
          <w:szCs w:val="28"/>
          <w:shd w:val="clear" w:color="auto" w:fill="FFFFFF"/>
        </w:rPr>
        <w:t>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выясняющие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закономерности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отношения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между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оригиналом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моделью.</w:t>
      </w:r>
    </w:p>
    <w:p w14:paraId="5639DCD3" w14:textId="6B253F17" w:rsidR="00ED3CCB" w:rsidRDefault="00B47186" w:rsidP="0021032D">
      <w:pPr>
        <w:ind w:right="-93" w:firstLine="709"/>
        <w:jc w:val="both"/>
        <w:rPr>
          <w:sz w:val="28"/>
          <w:szCs w:val="28"/>
        </w:rPr>
      </w:pPr>
      <w:r w:rsidRPr="00CC2489">
        <w:rPr>
          <w:sz w:val="28"/>
          <w:szCs w:val="28"/>
        </w:rPr>
        <w:t>Слово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«модель»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произошло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латинского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слова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«modulus»,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означает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«мера»,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«образец».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первоначальное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значение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было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связано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строительным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искусством,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почти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всех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европейских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языках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оно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употреблялось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обозначения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образа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вещи,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сходной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каком-то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отношении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другой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вещью.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Например,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перед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строительством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здания,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сооружения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делали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уменьшенную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копию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обсуждения,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улучшения,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утверждения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проекта.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Моделирование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научных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исследованиях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стало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применяться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еще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глубокой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древности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постепенно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захватывало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все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новые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области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научных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знаний: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техническое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конструирование,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строительство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архитектуру,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астрономию,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физику,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химию,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биологию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наконец,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общественные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науки.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Большие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успехи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признание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практически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всех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отраслях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современной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науки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принес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методу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моделирования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ХХ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век.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Однако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методология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моделирования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долгое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время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развивалась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отдельными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науками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независимо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друг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друга.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Отсутствовала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единая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система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понятий,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единая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терминология.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Лишь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постепенно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стала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осознаваться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роль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моделирования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универсального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метода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научного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познания</w:t>
      </w:r>
      <w:r w:rsidR="00CC2489">
        <w:rPr>
          <w:sz w:val="28"/>
          <w:szCs w:val="28"/>
        </w:rPr>
        <w:t>.</w:t>
      </w:r>
    </w:p>
    <w:p w14:paraId="3916F918" w14:textId="57680B87" w:rsidR="00CC2489" w:rsidRDefault="00CC2489" w:rsidP="0021032D">
      <w:pPr>
        <w:ind w:right="-93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C2489">
        <w:rPr>
          <w:color w:val="000000"/>
          <w:sz w:val="28"/>
          <w:szCs w:val="28"/>
          <w:shd w:val="clear" w:color="auto" w:fill="FFFFFF"/>
        </w:rPr>
        <w:t>Впервые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моделирование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как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метод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научного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познания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был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использован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аэро-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гидродинамике.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Была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развита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теория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подобия,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позволяющая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переносить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результаты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экспериментов,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получаемых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установках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небольшого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масштаба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(моделях),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реальные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объекты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большого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масштаба</w:t>
      </w:r>
      <w:r w:rsidRPr="00CC2489">
        <w:rPr>
          <w:color w:val="000000"/>
          <w:sz w:val="28"/>
          <w:szCs w:val="28"/>
          <w:shd w:val="clear" w:color="auto" w:fill="FFFFFF"/>
        </w:rPr>
        <w:t>.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7F1FFFB6" w14:textId="54D24335" w:rsidR="000463B8" w:rsidRPr="00297E86" w:rsidRDefault="000463B8" w:rsidP="0021032D">
      <w:pPr>
        <w:ind w:right="-93" w:firstLine="709"/>
        <w:jc w:val="both"/>
        <w:rPr>
          <w:color w:val="000000" w:themeColor="text1"/>
          <w:sz w:val="28"/>
          <w:szCs w:val="28"/>
        </w:rPr>
      </w:pPr>
      <w:r w:rsidRPr="00BF7D86">
        <w:rPr>
          <w:color w:val="000000" w:themeColor="text1"/>
          <w:sz w:val="28"/>
          <w:szCs w:val="28"/>
        </w:rPr>
        <w:t>Аналитические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методы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моделирования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представляют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собой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группы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методов,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пригодных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отображения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реальных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объектов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виде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упрощенной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модели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системы,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состоящей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элементов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аналитических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зависимостей,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описывающих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связи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между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ними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основе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аналитических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представлений.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Классификация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групп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аналитических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методов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также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тесно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связана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этапами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процесса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моделирования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экономических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систем</w:t>
      </w:r>
      <w:del w:id="0" w:author="Maxim Romaniuk" w:date="2022-11-07T09:34:00Z">
        <w:r w:rsidDel="00297E86">
          <w:rPr>
            <w:color w:val="000000" w:themeColor="text1"/>
            <w:sz w:val="28"/>
            <w:szCs w:val="28"/>
          </w:rPr>
          <w:delText>.</w:delText>
        </w:r>
      </w:del>
      <w:r w:rsidR="009E6A7F">
        <w:rPr>
          <w:color w:val="000000" w:themeColor="text1"/>
          <w:sz w:val="28"/>
          <w:szCs w:val="28"/>
        </w:rPr>
        <w:t xml:space="preserve"> </w:t>
      </w:r>
      <w:r w:rsidRPr="00BE45D4">
        <w:rPr>
          <w:color w:val="000000" w:themeColor="text1"/>
          <w:sz w:val="28"/>
          <w:szCs w:val="28"/>
        </w:rPr>
        <w:t>[1]</w:t>
      </w:r>
      <w:ins w:id="1" w:author="Maxim Romaniuk" w:date="2022-11-07T09:34:00Z">
        <w:r w:rsidR="00297E86" w:rsidRPr="00297E86">
          <w:rPr>
            <w:color w:val="000000" w:themeColor="text1"/>
            <w:sz w:val="28"/>
            <w:szCs w:val="28"/>
            <w:rPrChange w:id="2" w:author="Maxim Romaniuk" w:date="2022-11-07T09:34:00Z">
              <w:rPr>
                <w:color w:val="000000" w:themeColor="text1"/>
                <w:sz w:val="28"/>
                <w:szCs w:val="28"/>
                <w:lang w:val="en-US"/>
              </w:rPr>
            </w:rPrChange>
          </w:rPr>
          <w:t>.</w:t>
        </w:r>
      </w:ins>
    </w:p>
    <w:p w14:paraId="04D96279" w14:textId="05E6B3AB" w:rsidR="00ED3CCB" w:rsidRPr="005E1ECC" w:rsidRDefault="000463B8" w:rsidP="005E1ECC">
      <w:pPr>
        <w:ind w:right="-93" w:firstLine="709"/>
        <w:jc w:val="both"/>
        <w:rPr>
          <w:color w:val="000000"/>
          <w:sz w:val="28"/>
          <w:szCs w:val="28"/>
        </w:rPr>
      </w:pPr>
      <w:r w:rsidRPr="000463B8">
        <w:rPr>
          <w:color w:val="000000"/>
          <w:sz w:val="28"/>
          <w:szCs w:val="28"/>
        </w:rPr>
        <w:t>Использование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аналитических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методов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даёт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достаточно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точную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оценку,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которая,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зачастую,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хорошо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соответствует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действительности.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Смена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состояний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реальной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системы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происходит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под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воздействием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множества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как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внешних,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так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внутренних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факторов,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подавляющее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большинство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из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которых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носят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стохастический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характер.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Вследствие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этого,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также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большой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сложности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многих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реальных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систем,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основным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недостатком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аналитических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методов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является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то,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что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при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выводе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формул,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на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которых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они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основываются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которые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используются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для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расчёта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интересующих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параметров,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необходимо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принять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определённые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допущения.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Тем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менее,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нередко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оказывается,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что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эти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допущения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вполне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оправданы.</w:t>
      </w:r>
    </w:p>
    <w:p w14:paraId="22A36AF0" w14:textId="77777777" w:rsidR="00ED3CCB" w:rsidRPr="00640EF6" w:rsidRDefault="00ED3CCB" w:rsidP="0021032D">
      <w:pPr>
        <w:spacing w:after="160" w:line="259" w:lineRule="auto"/>
        <w:ind w:firstLine="709"/>
        <w:rPr>
          <w:sz w:val="28"/>
          <w:szCs w:val="28"/>
        </w:rPr>
      </w:pPr>
      <w:r w:rsidRPr="00640EF6">
        <w:rPr>
          <w:sz w:val="28"/>
          <w:szCs w:val="28"/>
        </w:rPr>
        <w:br w:type="page"/>
      </w:r>
    </w:p>
    <w:p w14:paraId="4DC57732" w14:textId="73AD8093" w:rsidR="001974B0" w:rsidRPr="0047065C" w:rsidRDefault="0047065C" w:rsidP="00FA7FC0">
      <w:pPr>
        <w:ind w:left="708" w:firstLine="1"/>
        <w:rPr>
          <w:b/>
          <w:bCs/>
          <w:sz w:val="32"/>
          <w:szCs w:val="32"/>
        </w:rPr>
      </w:pPr>
      <w:commentRangeStart w:id="3"/>
      <w:r>
        <w:rPr>
          <w:b/>
          <w:bCs/>
          <w:sz w:val="32"/>
          <w:szCs w:val="32"/>
        </w:rPr>
        <w:lastRenderedPageBreak/>
        <w:t>1</w:t>
      </w:r>
      <w:r w:rsidR="009E6A7F">
        <w:rPr>
          <w:b/>
          <w:bCs/>
          <w:sz w:val="32"/>
          <w:szCs w:val="32"/>
        </w:rPr>
        <w:t xml:space="preserve"> </w:t>
      </w:r>
      <w:r w:rsidR="00103F46">
        <w:rPr>
          <w:b/>
          <w:bCs/>
          <w:sz w:val="32"/>
          <w:szCs w:val="32"/>
        </w:rPr>
        <w:t>ОСНОВНЫЕ ПОНЯТИЯ</w:t>
      </w:r>
      <w:commentRangeEnd w:id="3"/>
      <w:r w:rsidR="00873253">
        <w:rPr>
          <w:rStyle w:val="af3"/>
        </w:rPr>
        <w:commentReference w:id="3"/>
      </w:r>
    </w:p>
    <w:p w14:paraId="3EE9C21A" w14:textId="77777777" w:rsidR="0047065C" w:rsidRPr="009E6A7F" w:rsidRDefault="0047065C" w:rsidP="0021032D">
      <w:pPr>
        <w:pStyle w:val="a3"/>
        <w:ind w:firstLine="709"/>
        <w:jc w:val="both"/>
        <w:rPr>
          <w:b/>
          <w:bCs/>
          <w:sz w:val="28"/>
          <w:szCs w:val="28"/>
        </w:rPr>
      </w:pPr>
    </w:p>
    <w:p w14:paraId="4F74EFDD" w14:textId="0A5FCDED" w:rsidR="00B47186" w:rsidRDefault="00B47186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 w:rsidR="00375722" w:rsidRPr="004D621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это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такой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материальный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мысленно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представляемый,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т.е.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информационный,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который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процессе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исследования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замещает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объект-оригинал,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обладая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существенными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информационными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свойствами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(качественно-логическими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количественно-математическими),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т.е.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характером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отношений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между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элементами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изучаемого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отношений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другим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физической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реальности,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так,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изучение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дает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новые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знания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объекте-оригинале.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Более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строго,</w:t>
      </w:r>
      <w:r w:rsidR="009E6A7F">
        <w:rPr>
          <w:sz w:val="28"/>
          <w:szCs w:val="28"/>
        </w:rPr>
        <w:t xml:space="preserve"> </w:t>
      </w:r>
      <w:r w:rsidR="00CF5D7D" w:rsidRPr="004D6213">
        <w:rPr>
          <w:sz w:val="28"/>
          <w:szCs w:val="28"/>
        </w:rPr>
        <w:t>по</w:t>
      </w:r>
      <w:r w:rsidR="00CF5D7D">
        <w:rPr>
          <w:sz w:val="28"/>
          <w:szCs w:val="28"/>
        </w:rPr>
        <w:t xml:space="preserve"> </w:t>
      </w:r>
      <w:r w:rsidR="00CF5D7D" w:rsidRPr="004D6213">
        <w:rPr>
          <w:sz w:val="28"/>
          <w:szCs w:val="28"/>
        </w:rPr>
        <w:t>сути,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представляет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собой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вид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информационной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системы,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копирующей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целевые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системы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(информационные,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энергетические,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вещественные),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предназначенной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изучения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свойств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последних.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форме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может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быть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воплощена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любом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физическом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носителе: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вещественном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изделии,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компьютерной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программе.</w:t>
      </w:r>
      <w:r w:rsidR="009E6A7F">
        <w:rPr>
          <w:sz w:val="28"/>
          <w:szCs w:val="28"/>
        </w:rPr>
        <w:t xml:space="preserve"> </w:t>
      </w:r>
    </w:p>
    <w:p w14:paraId="6D7E68C8" w14:textId="2586AF54" w:rsidR="009333F4" w:rsidRDefault="009333F4" w:rsidP="0021032D">
      <w:pPr>
        <w:ind w:firstLine="709"/>
        <w:jc w:val="both"/>
        <w:rPr>
          <w:sz w:val="28"/>
          <w:szCs w:val="28"/>
        </w:rPr>
      </w:pPr>
    </w:p>
    <w:p w14:paraId="3B00E7EE" w14:textId="1C693C7F" w:rsidR="009333F4" w:rsidRPr="009333F4" w:rsidRDefault="009333F4" w:rsidP="0021032D">
      <w:pPr>
        <w:ind w:firstLine="709"/>
        <w:jc w:val="both"/>
        <w:rPr>
          <w:b/>
          <w:bCs/>
          <w:sz w:val="28"/>
          <w:szCs w:val="28"/>
        </w:rPr>
      </w:pPr>
      <w:r w:rsidRPr="009333F4">
        <w:rPr>
          <w:b/>
          <w:bCs/>
          <w:noProof/>
          <w:sz w:val="28"/>
          <w:szCs w:val="28"/>
        </w:rPr>
        <w:t xml:space="preserve">1.1 </w:t>
      </w:r>
      <w:r w:rsidRPr="009333F4">
        <w:rPr>
          <w:b/>
          <w:bCs/>
          <w:color w:val="000000"/>
          <w:sz w:val="28"/>
          <w:szCs w:val="28"/>
        </w:rPr>
        <w:t>Понятие моделирования</w:t>
      </w:r>
    </w:p>
    <w:p w14:paraId="5B6DBFF0" w14:textId="77777777" w:rsidR="009333F4" w:rsidRPr="004D6213" w:rsidRDefault="009333F4" w:rsidP="0021032D">
      <w:pPr>
        <w:ind w:firstLine="709"/>
        <w:jc w:val="both"/>
        <w:rPr>
          <w:sz w:val="28"/>
          <w:szCs w:val="28"/>
        </w:rPr>
      </w:pPr>
    </w:p>
    <w:p w14:paraId="263E8097" w14:textId="4B5602B0" w:rsidR="00B47186" w:rsidRPr="004D6213" w:rsidRDefault="002C6A4C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Под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моделированием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понимается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замещение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одного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другим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целью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получения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информации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важнейших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свойствах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объекта-оригинала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помощью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объекта-модели.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общем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виде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определяется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представление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исследуемого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моделью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получения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информации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путем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проведения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экспериментов.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Теория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замещения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одних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объектов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(оригиналов)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другими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(моделями)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исследование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свойств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объектов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моделях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называется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теорией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моделирования.</w:t>
      </w:r>
    </w:p>
    <w:p w14:paraId="788D755E" w14:textId="0E8EA011" w:rsidR="002C6A4C" w:rsidRPr="004D6213" w:rsidRDefault="002C6A4C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Основным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подходом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классификации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методов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является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подразделение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4D6213">
        <w:rPr>
          <w:rStyle w:val="ft44"/>
          <w:b/>
          <w:bCs/>
          <w:i/>
          <w:iCs/>
          <w:color w:val="000000"/>
          <w:sz w:val="28"/>
          <w:szCs w:val="28"/>
        </w:rPr>
        <w:t>физическое</w:t>
      </w:r>
      <w:r w:rsidR="009E6A7F">
        <w:rPr>
          <w:rStyle w:val="ft44"/>
          <w:b/>
          <w:bCs/>
          <w:i/>
          <w:iCs/>
          <w:color w:val="000000"/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rStyle w:val="ft44"/>
          <w:b/>
          <w:bCs/>
          <w:i/>
          <w:iCs/>
          <w:color w:val="000000"/>
          <w:sz w:val="28"/>
          <w:szCs w:val="28"/>
        </w:rPr>
        <w:t>математическое</w:t>
      </w:r>
      <w:r w:rsidR="009E6A7F">
        <w:rPr>
          <w:rStyle w:val="ft44"/>
          <w:b/>
          <w:bCs/>
          <w:i/>
          <w:iCs/>
          <w:color w:val="000000"/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моделирование.</w:t>
      </w:r>
    </w:p>
    <w:p w14:paraId="012A9834" w14:textId="10F8FD18" w:rsidR="002C6A4C" w:rsidRPr="009F33FE" w:rsidRDefault="002C6A4C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физическом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воспроизводит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изучаемый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процесс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(оригинал)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сохранением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физической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природы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поэтому,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конечно,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имеет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ограниченное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применение</w:t>
      </w:r>
      <w:del w:id="4" w:author="Maxim Romaniuk" w:date="2022-11-07T09:34:00Z">
        <w:r w:rsidRPr="004D6213" w:rsidDel="00297E86">
          <w:rPr>
            <w:sz w:val="28"/>
            <w:szCs w:val="28"/>
          </w:rPr>
          <w:delText>.</w:delText>
        </w:r>
      </w:del>
      <w:r w:rsidR="009E6A7F">
        <w:rPr>
          <w:sz w:val="28"/>
          <w:szCs w:val="28"/>
        </w:rPr>
        <w:t xml:space="preserve"> </w:t>
      </w:r>
      <w:r w:rsidR="00F37DEE" w:rsidRPr="00BE45D4">
        <w:rPr>
          <w:sz w:val="28"/>
          <w:szCs w:val="28"/>
        </w:rPr>
        <w:t>[</w:t>
      </w:r>
      <w:r w:rsidR="00143ECF">
        <w:rPr>
          <w:sz w:val="28"/>
          <w:szCs w:val="28"/>
        </w:rPr>
        <w:t>2</w:t>
      </w:r>
      <w:r w:rsidR="00F37DEE" w:rsidRPr="00BE45D4">
        <w:rPr>
          <w:sz w:val="28"/>
          <w:szCs w:val="28"/>
        </w:rPr>
        <w:t>]</w:t>
      </w:r>
      <w:commentRangeStart w:id="5"/>
      <w:ins w:id="6" w:author="Maxim Romaniuk" w:date="2022-11-07T09:34:00Z">
        <w:r w:rsidR="00297E86" w:rsidRPr="009F33FE">
          <w:rPr>
            <w:sz w:val="28"/>
            <w:szCs w:val="28"/>
          </w:rPr>
          <w:t>.</w:t>
        </w:r>
      </w:ins>
      <w:commentRangeEnd w:id="5"/>
      <w:ins w:id="7" w:author="Maxim Romaniuk" w:date="2022-11-07T09:35:00Z">
        <w:r w:rsidR="00297E86">
          <w:rPr>
            <w:rStyle w:val="af3"/>
          </w:rPr>
          <w:commentReference w:id="5"/>
        </w:r>
      </w:ins>
    </w:p>
    <w:p w14:paraId="018CA571" w14:textId="5DD20AAB" w:rsidR="002C6A4C" w:rsidRPr="004D6213" w:rsidRDefault="002C6A4C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Математическое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моделирование</w:t>
      </w:r>
      <w:r w:rsidR="009E6A7F">
        <w:rPr>
          <w:sz w:val="28"/>
          <w:szCs w:val="28"/>
        </w:rPr>
        <w:t xml:space="preserve"> </w:t>
      </w:r>
      <w:r w:rsidR="00375722" w:rsidRPr="004D621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это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способ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исследования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различных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процессов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путем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изучения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явлений,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имеющих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различное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физическое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содержание,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описываемых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одинаковыми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математическими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соотношениями.</w:t>
      </w:r>
    </w:p>
    <w:p w14:paraId="7EC014A4" w14:textId="3A0C8DF6" w:rsidR="00FF4134" w:rsidRPr="004D6213" w:rsidRDefault="00FF4134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Под</w:t>
      </w:r>
      <w:r w:rsidR="009E6A7F">
        <w:rPr>
          <w:sz w:val="28"/>
          <w:szCs w:val="28"/>
        </w:rPr>
        <w:t xml:space="preserve"> </w:t>
      </w:r>
      <w:r w:rsidRPr="004D6213">
        <w:rPr>
          <w:rStyle w:val="ft38"/>
          <w:color w:val="000000"/>
          <w:sz w:val="28"/>
          <w:szCs w:val="28"/>
        </w:rPr>
        <w:t>математической</w:t>
      </w:r>
      <w:r w:rsidR="009E6A7F">
        <w:rPr>
          <w:rStyle w:val="ft38"/>
          <w:color w:val="000000"/>
          <w:sz w:val="28"/>
          <w:szCs w:val="28"/>
        </w:rPr>
        <w:t xml:space="preserve"> </w:t>
      </w:r>
      <w:r w:rsidRPr="004D6213">
        <w:rPr>
          <w:rStyle w:val="ft38"/>
          <w:color w:val="000000"/>
          <w:sz w:val="28"/>
          <w:szCs w:val="28"/>
        </w:rPr>
        <w:t>моделью</w:t>
      </w:r>
      <w:r w:rsidR="009E6A7F">
        <w:rPr>
          <w:rStyle w:val="ft38"/>
          <w:color w:val="000000"/>
          <w:sz w:val="28"/>
          <w:szCs w:val="28"/>
        </w:rPr>
        <w:t xml:space="preserve"> </w:t>
      </w:r>
      <w:r w:rsidRPr="004D6213">
        <w:rPr>
          <w:sz w:val="28"/>
          <w:szCs w:val="28"/>
        </w:rPr>
        <w:t>реальной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системы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понимают</w:t>
      </w:r>
    </w:p>
    <w:p w14:paraId="65C0744C" w14:textId="43E1AF23" w:rsidR="00FF4134" w:rsidRPr="00297E86" w:rsidRDefault="00FF4134" w:rsidP="0021032D">
      <w:pPr>
        <w:ind w:firstLine="709"/>
        <w:jc w:val="both"/>
        <w:rPr>
          <w:color w:val="000000"/>
          <w:sz w:val="28"/>
          <w:szCs w:val="28"/>
        </w:rPr>
      </w:pPr>
      <w:r w:rsidRPr="004D6213">
        <w:rPr>
          <w:rStyle w:val="ft38"/>
          <w:color w:val="000000"/>
          <w:sz w:val="28"/>
          <w:szCs w:val="28"/>
        </w:rPr>
        <w:t>совокупность</w:t>
      </w:r>
      <w:r w:rsidR="009E6A7F">
        <w:rPr>
          <w:rStyle w:val="ft38"/>
          <w:color w:val="000000"/>
          <w:sz w:val="28"/>
          <w:szCs w:val="28"/>
        </w:rPr>
        <w:t xml:space="preserve"> </w:t>
      </w:r>
      <w:r w:rsidRPr="004D6213">
        <w:rPr>
          <w:rStyle w:val="ft38"/>
          <w:color w:val="000000"/>
          <w:sz w:val="28"/>
          <w:szCs w:val="28"/>
        </w:rPr>
        <w:t>соотношений</w:t>
      </w:r>
      <w:r w:rsidR="009E6A7F">
        <w:rPr>
          <w:rStyle w:val="ft38"/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(например,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формул,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уравнений,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неравенств,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логических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условий,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операторов),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rStyle w:val="ft38"/>
          <w:color w:val="000000"/>
          <w:sz w:val="28"/>
          <w:szCs w:val="28"/>
        </w:rPr>
        <w:t>определяющих</w:t>
      </w:r>
      <w:r w:rsidR="009E6A7F">
        <w:rPr>
          <w:rStyle w:val="ft38"/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характеристики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состояний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системы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(а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через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них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выходные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сигналы)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зависимости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параметров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системы,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входных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сигналов,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начальных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условий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времени</w:t>
      </w:r>
      <w:del w:id="8" w:author="Maxim Romaniuk" w:date="2022-11-07T09:35:00Z">
        <w:r w:rsidRPr="004D6213" w:rsidDel="00297E86">
          <w:rPr>
            <w:color w:val="000000"/>
            <w:sz w:val="28"/>
            <w:szCs w:val="28"/>
          </w:rPr>
          <w:delText>.</w:delText>
        </w:r>
      </w:del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[</w:t>
      </w:r>
      <w:r w:rsidR="00143ECF">
        <w:rPr>
          <w:color w:val="000000"/>
          <w:sz w:val="28"/>
          <w:szCs w:val="28"/>
        </w:rPr>
        <w:t>3</w:t>
      </w:r>
      <w:r w:rsidRPr="004D6213">
        <w:rPr>
          <w:color w:val="000000"/>
          <w:sz w:val="28"/>
          <w:szCs w:val="28"/>
        </w:rPr>
        <w:t>]</w:t>
      </w:r>
      <w:commentRangeStart w:id="9"/>
      <w:ins w:id="10" w:author="Maxim Romaniuk" w:date="2022-11-07T09:35:00Z">
        <w:r w:rsidR="00297E86" w:rsidRPr="00297E86">
          <w:rPr>
            <w:color w:val="000000"/>
            <w:sz w:val="28"/>
            <w:szCs w:val="28"/>
            <w:rPrChange w:id="11" w:author="Maxim Romaniuk" w:date="2022-11-07T09:35:00Z">
              <w:rPr>
                <w:color w:val="000000"/>
                <w:sz w:val="28"/>
                <w:szCs w:val="28"/>
                <w:lang w:val="en-US"/>
              </w:rPr>
            </w:rPrChange>
          </w:rPr>
          <w:t>.</w:t>
        </w:r>
        <w:commentRangeEnd w:id="9"/>
        <w:r w:rsidR="00297E86">
          <w:rPr>
            <w:rStyle w:val="af3"/>
          </w:rPr>
          <w:commentReference w:id="9"/>
        </w:r>
      </w:ins>
    </w:p>
    <w:p w14:paraId="73DBD52C" w14:textId="49B181D7" w:rsidR="004D6213" w:rsidRPr="004D6213" w:rsidRDefault="00B47186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выступает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своеобразный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инструмент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познания,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который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исследователь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ставит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между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собой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помощью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которого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изучает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интересующий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Именно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эта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особенность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метода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определяет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специфические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формы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использования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абстракций,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аналогий,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гипотез,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других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категорий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методов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познания.</w:t>
      </w:r>
    </w:p>
    <w:p w14:paraId="4C9ECC63" w14:textId="6DDDD04C" w:rsidR="004D6213" w:rsidRPr="004D6213" w:rsidRDefault="004D6213" w:rsidP="0021032D">
      <w:pPr>
        <w:ind w:firstLine="709"/>
        <w:jc w:val="both"/>
        <w:rPr>
          <w:sz w:val="28"/>
          <w:szCs w:val="28"/>
        </w:rPr>
      </w:pPr>
      <w:r w:rsidRPr="004D6213">
        <w:rPr>
          <w:color w:val="000000"/>
          <w:sz w:val="28"/>
          <w:szCs w:val="28"/>
        </w:rPr>
        <w:t>Зачем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разрабатываются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реализуется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моделирование?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большинстве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случаев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невозможно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повторить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эксперимент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оригинале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одних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тех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же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условиях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(например,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изменяются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погодные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условия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–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исследовании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причин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возникновения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наводнений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Невской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губе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Финского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залива),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или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эти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эксперименты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чрезвычайно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опасны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для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исследователей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(например,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эксперименты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взорвавшемся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блоке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Чернобыльской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АЭС),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или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просто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эксперименты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системой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являются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дорогостоящим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трудоёмким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делом.</w:t>
      </w:r>
    </w:p>
    <w:p w14:paraId="0313CD9B" w14:textId="70C82EB7" w:rsidR="004D6213" w:rsidRPr="00297E86" w:rsidRDefault="004D6213" w:rsidP="0021032D">
      <w:pPr>
        <w:ind w:firstLine="709"/>
        <w:jc w:val="both"/>
        <w:rPr>
          <w:color w:val="000000"/>
          <w:sz w:val="28"/>
          <w:szCs w:val="28"/>
        </w:rPr>
      </w:pPr>
      <w:r w:rsidRPr="004D6213">
        <w:rPr>
          <w:color w:val="000000"/>
          <w:sz w:val="28"/>
          <w:szCs w:val="28"/>
        </w:rPr>
        <w:t>Моделирование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целесообразно,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когда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отсутствуют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те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признаки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оригинала,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которые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препятствуют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его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исследованию,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или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имеются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отличные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оригинала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признаки,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способствующие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фиксации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или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изучению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свойств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модели.</w:t>
      </w:r>
      <w:r w:rsidR="009E6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Pr="004D6213">
        <w:rPr>
          <w:color w:val="000000"/>
          <w:sz w:val="28"/>
          <w:szCs w:val="28"/>
        </w:rPr>
        <w:t>ольза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моделирования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может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быть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получена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только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соблюдении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двух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условий: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модель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обеспечивает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адекватное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отображение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существенных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свойств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lastRenderedPageBreak/>
        <w:t>оригинала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модель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позволяет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устранить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существующие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проблемы,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присущие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проведению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экспериментов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реальном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объекте</w:t>
      </w:r>
      <w:del w:id="12" w:author="Maxim Romaniuk" w:date="2022-11-07T09:35:00Z">
        <w:r w:rsidRPr="004D6213" w:rsidDel="00297E86">
          <w:rPr>
            <w:color w:val="000000"/>
            <w:sz w:val="28"/>
            <w:szCs w:val="28"/>
          </w:rPr>
          <w:delText>.</w:delText>
        </w:r>
      </w:del>
      <w:r w:rsidR="009E6A7F">
        <w:rPr>
          <w:color w:val="000000"/>
          <w:sz w:val="28"/>
          <w:szCs w:val="28"/>
        </w:rPr>
        <w:t xml:space="preserve"> </w:t>
      </w:r>
      <w:r w:rsidR="00143ECF" w:rsidRPr="009E6A7F">
        <w:rPr>
          <w:color w:val="000000"/>
          <w:sz w:val="28"/>
          <w:szCs w:val="28"/>
        </w:rPr>
        <w:t>[2]</w:t>
      </w:r>
      <w:commentRangeStart w:id="13"/>
      <w:ins w:id="14" w:author="Maxim Romaniuk" w:date="2022-11-07T09:35:00Z">
        <w:r w:rsidR="00297E86" w:rsidRPr="00297E86">
          <w:rPr>
            <w:color w:val="000000"/>
            <w:sz w:val="28"/>
            <w:szCs w:val="28"/>
            <w:rPrChange w:id="15" w:author="Maxim Romaniuk" w:date="2022-11-07T09:35:00Z">
              <w:rPr>
                <w:color w:val="000000"/>
                <w:sz w:val="28"/>
                <w:szCs w:val="28"/>
                <w:lang w:val="en-US"/>
              </w:rPr>
            </w:rPrChange>
          </w:rPr>
          <w:t>.</w:t>
        </w:r>
        <w:commentRangeEnd w:id="13"/>
        <w:r w:rsidR="00297E86">
          <w:rPr>
            <w:rStyle w:val="af3"/>
          </w:rPr>
          <w:commentReference w:id="13"/>
        </w:r>
      </w:ins>
    </w:p>
    <w:p w14:paraId="0BD22603" w14:textId="0F9A3663" w:rsidR="002B3252" w:rsidRPr="002C6A4C" w:rsidRDefault="002B3252">
      <w:pPr>
        <w:spacing w:after="160" w:line="259" w:lineRule="auto"/>
        <w:rPr>
          <w:b/>
          <w:bCs/>
          <w:sz w:val="28"/>
          <w:szCs w:val="28"/>
        </w:rPr>
      </w:pPr>
    </w:p>
    <w:p w14:paraId="6D248366" w14:textId="2F21825D" w:rsidR="009E6A7F" w:rsidRPr="009333F4" w:rsidRDefault="009333F4" w:rsidP="009333F4">
      <w:pPr>
        <w:ind w:firstLine="708"/>
        <w:rPr>
          <w:b/>
          <w:bCs/>
          <w:color w:val="000000"/>
          <w:sz w:val="28"/>
          <w:szCs w:val="28"/>
        </w:rPr>
      </w:pPr>
      <w:r w:rsidRPr="009333F4">
        <w:rPr>
          <w:b/>
          <w:bCs/>
          <w:noProof/>
          <w:sz w:val="28"/>
          <w:szCs w:val="28"/>
        </w:rPr>
        <w:t xml:space="preserve">1.2 </w:t>
      </w:r>
      <w:bookmarkStart w:id="16" w:name="_Hlk118705817"/>
      <w:r w:rsidR="00103F46">
        <w:rPr>
          <w:b/>
          <w:bCs/>
          <w:noProof/>
          <w:sz w:val="28"/>
          <w:szCs w:val="28"/>
        </w:rPr>
        <w:t xml:space="preserve">Понятие </w:t>
      </w:r>
      <w:r w:rsidR="00103F46" w:rsidRPr="009333F4">
        <w:rPr>
          <w:b/>
          <w:bCs/>
          <w:color w:val="000000"/>
          <w:sz w:val="28"/>
          <w:szCs w:val="28"/>
        </w:rPr>
        <w:t>аналити</w:t>
      </w:r>
      <w:r w:rsidR="00103F46">
        <w:rPr>
          <w:b/>
          <w:bCs/>
          <w:color w:val="000000"/>
          <w:sz w:val="28"/>
          <w:szCs w:val="28"/>
        </w:rPr>
        <w:t>ческого метода в моделировании</w:t>
      </w:r>
      <w:bookmarkEnd w:id="16"/>
    </w:p>
    <w:p w14:paraId="33EEA584" w14:textId="77777777" w:rsidR="009333F4" w:rsidRPr="009E6A7F" w:rsidRDefault="009333F4" w:rsidP="009E6A7F">
      <w:pPr>
        <w:rPr>
          <w:sz w:val="28"/>
          <w:szCs w:val="28"/>
        </w:rPr>
      </w:pPr>
    </w:p>
    <w:p w14:paraId="490FE930" w14:textId="3FACB52F" w:rsidR="00736CB1" w:rsidRPr="00297E86" w:rsidRDefault="00736CB1" w:rsidP="009E6A7F">
      <w:pPr>
        <w:ind w:firstLine="709"/>
        <w:jc w:val="both"/>
        <w:rPr>
          <w:color w:val="000000" w:themeColor="text1"/>
          <w:sz w:val="28"/>
          <w:szCs w:val="28"/>
        </w:rPr>
      </w:pPr>
      <w:r w:rsidRPr="00736CB1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базе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аналитических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представлений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возникли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развиваются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математические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теории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различной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сложности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EA385D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от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аппарата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классического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математического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анализа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(методов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исследования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функций,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вида,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способов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представления,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поиска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экстремумов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функций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т.п.)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до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таких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новых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разделов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современной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математики,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как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математическое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программирование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(линейное,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нелинейное,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динамическое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т.п.),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теория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игр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(матричные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игры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чистыми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стратегиями,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дифференциальные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игры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т.п.).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числе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EA385D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возникшие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древние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времена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средние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века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арифметика,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алгебра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геометрия,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составляющие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основу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школьной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математики,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развивающиеся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основе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линейная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алгебра,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аналитическая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геометрия,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интегро-дифференциальное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исчисление,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теория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предельных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переходов,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регрессионный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функциональный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анализы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другие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направления</w:t>
      </w:r>
      <w:del w:id="17" w:author="Maxim Romaniuk" w:date="2022-11-07T09:35:00Z">
        <w:r w:rsidR="001974B0" w:rsidDel="00297E86">
          <w:rPr>
            <w:color w:val="000000" w:themeColor="text1"/>
            <w:sz w:val="28"/>
            <w:szCs w:val="28"/>
          </w:rPr>
          <w:delText>.</w:delText>
        </w:r>
      </w:del>
      <w:r w:rsidR="009E6A7F">
        <w:rPr>
          <w:color w:val="000000" w:themeColor="text1"/>
          <w:sz w:val="28"/>
          <w:szCs w:val="28"/>
        </w:rPr>
        <w:t xml:space="preserve"> </w:t>
      </w:r>
      <w:r w:rsidRPr="00BE45D4">
        <w:rPr>
          <w:color w:val="000000" w:themeColor="text1"/>
          <w:sz w:val="28"/>
          <w:szCs w:val="28"/>
        </w:rPr>
        <w:t>[</w:t>
      </w:r>
      <w:r w:rsidR="00143ECF" w:rsidRPr="00096A4B">
        <w:rPr>
          <w:color w:val="000000" w:themeColor="text1"/>
          <w:sz w:val="28"/>
          <w:szCs w:val="28"/>
        </w:rPr>
        <w:t>4</w:t>
      </w:r>
      <w:r w:rsidRPr="00BE45D4">
        <w:rPr>
          <w:color w:val="000000" w:themeColor="text1"/>
          <w:sz w:val="28"/>
          <w:szCs w:val="28"/>
        </w:rPr>
        <w:t>]</w:t>
      </w:r>
      <w:commentRangeStart w:id="18"/>
      <w:ins w:id="19" w:author="Maxim Romaniuk" w:date="2022-11-07T09:35:00Z">
        <w:r w:rsidR="00297E86" w:rsidRPr="00297E86">
          <w:rPr>
            <w:color w:val="000000" w:themeColor="text1"/>
            <w:sz w:val="28"/>
            <w:szCs w:val="28"/>
            <w:rPrChange w:id="20" w:author="Maxim Romaniuk" w:date="2022-11-07T09:35:00Z">
              <w:rPr>
                <w:color w:val="000000" w:themeColor="text1"/>
                <w:sz w:val="28"/>
                <w:szCs w:val="28"/>
                <w:lang w:val="en-US"/>
              </w:rPr>
            </w:rPrChange>
          </w:rPr>
          <w:t>.</w:t>
        </w:r>
        <w:commentRangeEnd w:id="18"/>
        <w:r w:rsidR="00297E86">
          <w:rPr>
            <w:rStyle w:val="af3"/>
          </w:rPr>
          <w:commentReference w:id="18"/>
        </w:r>
      </w:ins>
    </w:p>
    <w:p w14:paraId="7E077E24" w14:textId="3A420697" w:rsidR="000463B8" w:rsidRDefault="00BF7D86" w:rsidP="009E6A7F">
      <w:pPr>
        <w:ind w:firstLine="709"/>
        <w:jc w:val="both"/>
        <w:rPr>
          <w:color w:val="000000"/>
          <w:sz w:val="28"/>
          <w:szCs w:val="28"/>
        </w:rPr>
      </w:pPr>
      <w:r w:rsidRPr="00BF7D86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основе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аналитических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методов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моделирования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лежат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базовые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разделы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современной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математики,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такие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как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математический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анализ,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математическое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программирование,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теория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оптимальных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решений.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Аналитические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методы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моделирования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систем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связаны,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прежде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всего,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использованием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математических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приемов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исследования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систем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получения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строго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формализованных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решений.</w:t>
      </w:r>
      <w:r w:rsidR="009E6A7F">
        <w:rPr>
          <w:color w:val="000000"/>
          <w:sz w:val="28"/>
          <w:szCs w:val="28"/>
        </w:rPr>
        <w:t xml:space="preserve"> </w:t>
      </w:r>
    </w:p>
    <w:p w14:paraId="4535254B" w14:textId="558C287C" w:rsidR="00736CB1" w:rsidRPr="000463B8" w:rsidRDefault="000463B8" w:rsidP="009E6A7F">
      <w:pPr>
        <w:ind w:firstLine="709"/>
        <w:jc w:val="both"/>
        <w:rPr>
          <w:color w:val="000000"/>
          <w:sz w:val="28"/>
          <w:szCs w:val="28"/>
        </w:rPr>
      </w:pPr>
      <w:r w:rsidRPr="000463B8">
        <w:rPr>
          <w:color w:val="000000"/>
          <w:sz w:val="28"/>
          <w:szCs w:val="28"/>
        </w:rPr>
        <w:t>При</w:t>
      </w:r>
      <w:r w:rsidR="009E6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использовании</w:t>
      </w:r>
      <w:r w:rsidR="009E6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аналитических</w:t>
      </w:r>
      <w:r w:rsidR="009E6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методов</w:t>
      </w:r>
      <w:r w:rsidR="009E6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моделирования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создаётся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аналитическая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модель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объекта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виде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алгебраических,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дифференциальных,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конечно-разностных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уравнений.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Аналитическая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модель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исследуется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либо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аналитическими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методами,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либо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численными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методами.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Аналитические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методы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позволяют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получить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характеристики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системы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как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некоторые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функции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параметров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её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функционирования.</w:t>
      </w:r>
      <w:r w:rsidR="009E6A7F">
        <w:rPr>
          <w:color w:val="000000"/>
          <w:sz w:val="28"/>
          <w:szCs w:val="28"/>
        </w:rPr>
        <w:t xml:space="preserve"> </w:t>
      </w:r>
    </w:p>
    <w:p w14:paraId="44DD35E9" w14:textId="6316E2E8" w:rsidR="00F37DEE" w:rsidRPr="00297E86" w:rsidRDefault="00F37DEE" w:rsidP="009E6A7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правило,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математическая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своем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первоначальном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виде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</w:t>
      </w:r>
      <w:r w:rsidR="00BF7D86">
        <w:rPr>
          <w:sz w:val="28"/>
          <w:szCs w:val="28"/>
        </w:rPr>
        <w:t>п</w:t>
      </w:r>
      <w:r>
        <w:rPr>
          <w:sz w:val="28"/>
          <w:szCs w:val="28"/>
        </w:rPr>
        <w:t>ользована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аналитического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исследования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процесса.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частности,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математическая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вообще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содержать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явном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виде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искомых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величин.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преобразовать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математическую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такую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систему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соотношений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4157E7">
        <w:rPr>
          <w:sz w:val="28"/>
          <w:szCs w:val="28"/>
        </w:rPr>
        <w:t>формул,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уравнений,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систем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линейный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уравнений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неравенств,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систем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дифференциальных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интегральных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уравнений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их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комбинаций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др.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системы,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представленные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записях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математической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символики</w:t>
      </w:r>
      <w:r>
        <w:rPr>
          <w:sz w:val="28"/>
          <w:szCs w:val="28"/>
        </w:rPr>
        <w:t>)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относительно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искомых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величин,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допускает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нужного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аналитическими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методами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(нрапример,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помощью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исчисления,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математического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др.)</w:t>
      </w:r>
      <w:r>
        <w:rPr>
          <w:sz w:val="28"/>
          <w:szCs w:val="28"/>
        </w:rPr>
        <w:t>.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преобразование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яв</w:t>
      </w:r>
      <w:r w:rsidR="00461254">
        <w:rPr>
          <w:sz w:val="28"/>
          <w:szCs w:val="28"/>
        </w:rPr>
        <w:t>ля</w:t>
      </w:r>
      <w:r>
        <w:rPr>
          <w:sz w:val="28"/>
          <w:szCs w:val="28"/>
        </w:rPr>
        <w:t>ется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наиболее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суще</w:t>
      </w:r>
      <w:r w:rsidR="00461254">
        <w:rPr>
          <w:sz w:val="28"/>
          <w:szCs w:val="28"/>
        </w:rPr>
        <w:t>с</w:t>
      </w:r>
      <w:r>
        <w:rPr>
          <w:sz w:val="28"/>
          <w:szCs w:val="28"/>
        </w:rPr>
        <w:t>твенн</w:t>
      </w:r>
      <w:r w:rsidR="00461254">
        <w:rPr>
          <w:sz w:val="28"/>
          <w:szCs w:val="28"/>
        </w:rPr>
        <w:t>ы</w:t>
      </w:r>
      <w:r>
        <w:rPr>
          <w:sz w:val="28"/>
          <w:szCs w:val="28"/>
        </w:rPr>
        <w:t>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же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время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часто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наиболее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трудным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аналитическом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иследовании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про</w:t>
      </w:r>
      <w:r w:rsidR="00461254">
        <w:rPr>
          <w:sz w:val="28"/>
          <w:szCs w:val="28"/>
        </w:rPr>
        <w:t>ц</w:t>
      </w:r>
      <w:r>
        <w:rPr>
          <w:sz w:val="28"/>
          <w:szCs w:val="28"/>
        </w:rPr>
        <w:t>ессов</w:t>
      </w:r>
      <w:del w:id="21" w:author="Maxim Romaniuk" w:date="2022-11-07T09:36:00Z">
        <w:r w:rsidDel="00297E86">
          <w:rPr>
            <w:sz w:val="28"/>
            <w:szCs w:val="28"/>
          </w:rPr>
          <w:delText>.</w:delText>
        </w:r>
      </w:del>
      <w:r w:rsidR="009E6A7F">
        <w:rPr>
          <w:sz w:val="28"/>
          <w:szCs w:val="28"/>
        </w:rPr>
        <w:t xml:space="preserve"> </w:t>
      </w:r>
      <w:r w:rsidR="00F531DA" w:rsidRPr="00F531DA">
        <w:rPr>
          <w:sz w:val="28"/>
          <w:szCs w:val="28"/>
        </w:rPr>
        <w:t>[</w:t>
      </w:r>
      <w:r w:rsidR="00F531DA" w:rsidRPr="00096A4B">
        <w:rPr>
          <w:sz w:val="28"/>
          <w:szCs w:val="28"/>
        </w:rPr>
        <w:t>5]</w:t>
      </w:r>
      <w:ins w:id="22" w:author="Maxim Romaniuk" w:date="2022-11-07T09:36:00Z">
        <w:r w:rsidR="00297E86" w:rsidRPr="00297E86">
          <w:rPr>
            <w:sz w:val="28"/>
            <w:szCs w:val="28"/>
            <w:rPrChange w:id="23" w:author="Maxim Romaniuk" w:date="2022-11-07T09:36:00Z">
              <w:rPr>
                <w:sz w:val="28"/>
                <w:szCs w:val="28"/>
                <w:lang w:val="en-US"/>
              </w:rPr>
            </w:rPrChange>
          </w:rPr>
          <w:t>.</w:t>
        </w:r>
      </w:ins>
    </w:p>
    <w:p w14:paraId="62E24366" w14:textId="15C03ED2" w:rsidR="00461254" w:rsidRDefault="00461254" w:rsidP="009E6A7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результатов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такого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обычно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настолько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полным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решением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задачи,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аналитическому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исследованию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практике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стремятся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первую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очередь.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Однако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воспользоваться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аналитическим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исследованием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удается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сравнительно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редко,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так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преборазование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математической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систему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уравнений,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допускающей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эффективное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явлется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трудной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задачей,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сложных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эти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трудности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часто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оказываются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непреодолимыми.</w:t>
      </w:r>
    </w:p>
    <w:p w14:paraId="0E15D705" w14:textId="42E22CAC" w:rsidR="002B3252" w:rsidRPr="00096A4B" w:rsidRDefault="00461254" w:rsidP="0014674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менее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аналитических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методов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столь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заманчиво,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многих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прикладных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(а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иногда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теоритических)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задач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идут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умышленное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отступление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первоначальной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упрощение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огрубление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ее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ради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получить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хотя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бы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приближенное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задачи</w:t>
      </w:r>
      <w:del w:id="24" w:author="Maxim Romaniuk" w:date="2022-11-07T09:34:00Z">
        <w:r w:rsidDel="00873253">
          <w:rPr>
            <w:sz w:val="28"/>
            <w:szCs w:val="28"/>
          </w:rPr>
          <w:delText>.</w:delText>
        </w:r>
      </w:del>
      <w:r w:rsidR="009E6A7F">
        <w:rPr>
          <w:sz w:val="28"/>
          <w:szCs w:val="28"/>
        </w:rPr>
        <w:t xml:space="preserve">  </w:t>
      </w:r>
      <w:r w:rsidR="00F531DA" w:rsidRPr="00096A4B">
        <w:rPr>
          <w:sz w:val="28"/>
          <w:szCs w:val="28"/>
        </w:rPr>
        <w:t>[5]</w:t>
      </w:r>
      <w:commentRangeStart w:id="25"/>
      <w:ins w:id="26" w:author="Maxim Romaniuk" w:date="2022-11-07T09:34:00Z">
        <w:r w:rsidR="00873253">
          <w:rPr>
            <w:sz w:val="28"/>
            <w:szCs w:val="28"/>
          </w:rPr>
          <w:t>.</w:t>
        </w:r>
        <w:commentRangeEnd w:id="25"/>
        <w:r w:rsidR="00873253">
          <w:rPr>
            <w:rStyle w:val="af3"/>
          </w:rPr>
          <w:commentReference w:id="25"/>
        </w:r>
      </w:ins>
      <w:r w:rsidR="009E6A7F">
        <w:rPr>
          <w:sz w:val="28"/>
          <w:szCs w:val="28"/>
        </w:rPr>
        <w:br w:type="page"/>
      </w:r>
    </w:p>
    <w:p w14:paraId="5E10E845" w14:textId="0574C0C4" w:rsidR="00ED3CCB" w:rsidRPr="0007398A" w:rsidRDefault="0034688D">
      <w:pPr>
        <w:ind w:left="936" w:hanging="227"/>
        <w:rPr>
          <w:b/>
          <w:bCs/>
          <w:sz w:val="32"/>
          <w:szCs w:val="32"/>
        </w:rPr>
        <w:pPrChange w:id="27" w:author="Maxim Romaniuk" w:date="2022-11-07T09:46:00Z">
          <w:pPr>
            <w:ind w:left="708" w:firstLine="1"/>
          </w:pPr>
        </w:pPrChange>
      </w:pPr>
      <w:commentRangeStart w:id="28"/>
      <w:r>
        <w:rPr>
          <w:b/>
          <w:bCs/>
          <w:sz w:val="32"/>
          <w:szCs w:val="32"/>
        </w:rPr>
        <w:lastRenderedPageBreak/>
        <w:t>2</w:t>
      </w:r>
      <w:r w:rsidR="009E6A7F">
        <w:rPr>
          <w:b/>
          <w:bCs/>
          <w:sz w:val="32"/>
          <w:szCs w:val="32"/>
        </w:rPr>
        <w:t xml:space="preserve"> </w:t>
      </w:r>
      <w:r w:rsidR="002B3252" w:rsidRPr="00640EF6">
        <w:rPr>
          <w:b/>
          <w:bCs/>
          <w:sz w:val="32"/>
          <w:szCs w:val="32"/>
        </w:rPr>
        <w:t>ВАРИАЦИОНОЕ</w:t>
      </w:r>
      <w:r w:rsidR="009E6A7F">
        <w:rPr>
          <w:b/>
          <w:bCs/>
          <w:sz w:val="32"/>
          <w:szCs w:val="32"/>
        </w:rPr>
        <w:t xml:space="preserve"> </w:t>
      </w:r>
      <w:r w:rsidR="002B3252" w:rsidRPr="00640EF6">
        <w:rPr>
          <w:b/>
          <w:bCs/>
          <w:sz w:val="32"/>
          <w:szCs w:val="32"/>
        </w:rPr>
        <w:t>ИСЧИСЛЕНИЕ</w:t>
      </w:r>
      <w:r w:rsidR="0007398A" w:rsidRPr="0007398A">
        <w:rPr>
          <w:b/>
          <w:bCs/>
          <w:sz w:val="32"/>
          <w:szCs w:val="32"/>
        </w:rPr>
        <w:t xml:space="preserve"> </w:t>
      </w:r>
      <w:r w:rsidR="0007398A">
        <w:rPr>
          <w:b/>
          <w:bCs/>
          <w:sz w:val="32"/>
          <w:szCs w:val="32"/>
        </w:rPr>
        <w:t>И МАТЕМАТИЧЕСКИЕ ПРОГРАММИРОВАНИЕ</w:t>
      </w:r>
      <w:commentRangeEnd w:id="28"/>
      <w:r w:rsidR="00D9341F">
        <w:rPr>
          <w:rStyle w:val="af3"/>
        </w:rPr>
        <w:commentReference w:id="28"/>
      </w:r>
    </w:p>
    <w:p w14:paraId="4444F40A" w14:textId="77777777" w:rsidR="009E6A7F" w:rsidRPr="009E6A7F" w:rsidRDefault="009E6A7F" w:rsidP="009E6A7F">
      <w:pPr>
        <w:ind w:firstLine="709"/>
        <w:jc w:val="both"/>
        <w:rPr>
          <w:b/>
          <w:bCs/>
          <w:sz w:val="28"/>
          <w:szCs w:val="28"/>
        </w:rPr>
      </w:pPr>
    </w:p>
    <w:p w14:paraId="2E696A72" w14:textId="747A0608" w:rsidR="009E6A7F" w:rsidRPr="00A50AF9" w:rsidRDefault="009E6A7F" w:rsidP="009E6A7F">
      <w:pPr>
        <w:ind w:firstLine="709"/>
        <w:jc w:val="both"/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</w:pP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Вариационное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исчисление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="0007398A" w:rsidRPr="0007398A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–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это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область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математического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анализа,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которая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использует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вариации,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представляющие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собой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небольшие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изменения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функций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функционалов,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для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нахождения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максимумов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минимумов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функционалов: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отображений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из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набора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функций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в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действительные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числа.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Функционалы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часто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выражаются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как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определенные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интегралы,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включающие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функции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их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производные</w:t>
      </w:r>
      <w:ins w:id="29" w:author="Maxim Romaniuk" w:date="2022-11-07T09:36:00Z">
        <w:r w:rsidR="00A50AF9" w:rsidRPr="00A50AF9">
          <w:rPr>
            <w:rStyle w:val="af2"/>
            <w:i w:val="0"/>
            <w:iCs w:val="0"/>
            <w:color w:val="111111"/>
            <w:sz w:val="28"/>
            <w:szCs w:val="28"/>
            <w:shd w:val="clear" w:color="auto" w:fill="FFFFFF"/>
            <w:rPrChange w:id="30" w:author="Maxim Romaniuk" w:date="2022-11-07T09:36:00Z">
              <w:rPr>
                <w:rStyle w:val="af2"/>
                <w:i w:val="0"/>
                <w:iCs w:val="0"/>
                <w:color w:val="111111"/>
                <w:sz w:val="28"/>
                <w:szCs w:val="28"/>
                <w:shd w:val="clear" w:color="auto" w:fill="FFFFFF"/>
                <w:lang w:val="en-US"/>
              </w:rPr>
            </w:rPrChange>
          </w:rPr>
          <w:t>.</w:t>
        </w:r>
      </w:ins>
    </w:p>
    <w:p w14:paraId="43A4B99E" w14:textId="4BCE6028" w:rsidR="0007398A" w:rsidRPr="00A50AF9" w:rsidRDefault="0007398A" w:rsidP="0007398A">
      <w:pPr>
        <w:ind w:firstLine="708"/>
        <w:jc w:val="both"/>
        <w:rPr>
          <w:sz w:val="28"/>
          <w:szCs w:val="28"/>
        </w:rPr>
      </w:pPr>
      <w:r w:rsidRPr="00C03250">
        <w:rPr>
          <w:sz w:val="28"/>
          <w:szCs w:val="28"/>
        </w:rPr>
        <w:t>Математическое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программирование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раздел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высшей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математики,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разрабатывающий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теорию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численные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методы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многомерных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экстремальных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задач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ограничениями,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т.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е.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задач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экстремум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многих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ограничениями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область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изменения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переменных</w:t>
      </w:r>
      <w:del w:id="31" w:author="Maxim Romaniuk" w:date="2022-11-07T09:36:00Z">
        <w:r w:rsidRPr="00C03250" w:rsidDel="00A50AF9">
          <w:rPr>
            <w:sz w:val="28"/>
            <w:szCs w:val="28"/>
          </w:rPr>
          <w:delText>.</w:delText>
        </w:r>
      </w:del>
      <w:r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[7</w:t>
      </w:r>
      <w:r w:rsidRPr="00096A4B">
        <w:rPr>
          <w:sz w:val="28"/>
          <w:szCs w:val="28"/>
        </w:rPr>
        <w:t>]</w:t>
      </w:r>
      <w:ins w:id="32" w:author="Maxim Romaniuk" w:date="2022-11-07T09:36:00Z">
        <w:r w:rsidR="00A50AF9" w:rsidRPr="00A50AF9">
          <w:rPr>
            <w:sz w:val="28"/>
            <w:szCs w:val="28"/>
            <w:rPrChange w:id="33" w:author="Maxim Romaniuk" w:date="2022-11-07T09:36:00Z">
              <w:rPr>
                <w:sz w:val="28"/>
                <w:szCs w:val="28"/>
                <w:lang w:val="en-US"/>
              </w:rPr>
            </w:rPrChange>
          </w:rPr>
          <w:t>.</w:t>
        </w:r>
      </w:ins>
    </w:p>
    <w:p w14:paraId="3D96220A" w14:textId="217AB6EA" w:rsidR="0007398A" w:rsidRPr="0007398A" w:rsidRDefault="0007398A" w:rsidP="0007398A">
      <w:pPr>
        <w:ind w:firstLine="708"/>
        <w:jc w:val="both"/>
        <w:rPr>
          <w:sz w:val="28"/>
          <w:szCs w:val="28"/>
        </w:rPr>
      </w:pPr>
      <w:r w:rsidRPr="0048074C">
        <w:rPr>
          <w:sz w:val="28"/>
          <w:szCs w:val="28"/>
        </w:rPr>
        <w:t>Методы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математического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позволяют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вычислить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точки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минимума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функционалов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множествах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конечномерных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пространств.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Методы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оптимизации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предназначены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вычисления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минимизирующих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максимизирующих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функционалов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соответствующих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пространствах,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определяющих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оценки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выбора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вариантов.</w:t>
      </w:r>
    </w:p>
    <w:p w14:paraId="2F0CBF04" w14:textId="77777777" w:rsidR="009E6A7F" w:rsidRPr="009E6A7F" w:rsidRDefault="009E6A7F" w:rsidP="009E6A7F">
      <w:pPr>
        <w:jc w:val="both"/>
        <w:rPr>
          <w:b/>
          <w:bCs/>
          <w:sz w:val="28"/>
          <w:szCs w:val="28"/>
        </w:rPr>
      </w:pPr>
    </w:p>
    <w:p w14:paraId="7EA391B4" w14:textId="75CD7550" w:rsidR="00D63FDA" w:rsidRDefault="0034688D" w:rsidP="009E6A7F">
      <w:pPr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</w:t>
      </w:r>
      <w:r w:rsidR="00D63FDA" w:rsidRPr="00D63FDA">
        <w:rPr>
          <w:b/>
          <w:bCs/>
          <w:color w:val="000000"/>
          <w:sz w:val="28"/>
          <w:szCs w:val="28"/>
        </w:rPr>
        <w:t>.</w:t>
      </w:r>
      <w:r w:rsidR="0007398A">
        <w:rPr>
          <w:b/>
          <w:bCs/>
          <w:color w:val="000000"/>
          <w:sz w:val="28"/>
          <w:szCs w:val="28"/>
        </w:rPr>
        <w:t>1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D63FDA" w:rsidRPr="00D63FDA">
        <w:rPr>
          <w:b/>
          <w:bCs/>
          <w:color w:val="000000"/>
          <w:sz w:val="28"/>
          <w:szCs w:val="28"/>
        </w:rPr>
        <w:t>Основные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D63FDA" w:rsidRPr="00D63FDA">
        <w:rPr>
          <w:b/>
          <w:bCs/>
          <w:color w:val="000000"/>
          <w:sz w:val="28"/>
          <w:szCs w:val="28"/>
        </w:rPr>
        <w:t>леммы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D63FDA" w:rsidRPr="00D63FDA">
        <w:rPr>
          <w:b/>
          <w:bCs/>
          <w:color w:val="000000"/>
          <w:sz w:val="28"/>
          <w:szCs w:val="28"/>
        </w:rPr>
        <w:t>вариационного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D63FDA" w:rsidRPr="00D63FDA">
        <w:rPr>
          <w:b/>
          <w:bCs/>
          <w:color w:val="000000"/>
          <w:sz w:val="28"/>
          <w:szCs w:val="28"/>
        </w:rPr>
        <w:t>исчисления</w:t>
      </w:r>
    </w:p>
    <w:p w14:paraId="47DE3AC1" w14:textId="77777777" w:rsidR="009E6A7F" w:rsidRPr="00D63FDA" w:rsidRDefault="009E6A7F" w:rsidP="009E6A7F">
      <w:pPr>
        <w:jc w:val="both"/>
        <w:rPr>
          <w:b/>
          <w:bCs/>
          <w:color w:val="000000"/>
          <w:sz w:val="28"/>
          <w:szCs w:val="28"/>
        </w:rPr>
      </w:pPr>
    </w:p>
    <w:p w14:paraId="5DA12FDE" w14:textId="68B8B971" w:rsidR="00640EF6" w:rsidRPr="00983787" w:rsidRDefault="00640EF6" w:rsidP="009E6A7F">
      <w:pPr>
        <w:ind w:firstLine="709"/>
        <w:jc w:val="both"/>
        <w:rPr>
          <w:sz w:val="28"/>
          <w:szCs w:val="28"/>
        </w:rPr>
      </w:pPr>
      <w:commentRangeStart w:id="34"/>
      <w:r w:rsidRPr="00640EF6">
        <w:rPr>
          <w:sz w:val="28"/>
          <w:szCs w:val="28"/>
        </w:rPr>
        <w:t>Частные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поиске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экстремумов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функций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функционалов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тех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иных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ограничениях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ставились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нередко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успешно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решались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еще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глубокой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древности.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Например,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задача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замкнутой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кривой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заданной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длины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плоскости,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охватывающей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максимальную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площадь,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или,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то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же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самое,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кривой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минимальной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длины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плоскости,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охватывающей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заданную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площадь,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ставилась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еще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древней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Греции.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Однако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решения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каждой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из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конкретных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задач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искались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всегда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сугубо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индивидуальным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методом.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середины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XVIII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века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было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известно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метода,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который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позволял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бы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решать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какой-либо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класс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задач.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Лишь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после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создания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основ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теории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бесконечно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малых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стало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возможным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создание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такого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метода.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Создание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Ньютоном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Лейбницем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конце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XVII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века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основ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дифференциального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исчисления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установление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Лейбницем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связи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зарождавшимся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интегральным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исчислением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открыло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новую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страницу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математике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заложило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основы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создания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исчисления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самостоятельной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математической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дисциплины.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Становлению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этой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главы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математики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способствовали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многочисленные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попытки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великих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математиков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XVII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века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решить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задачу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брахистохроне,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поставленную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1696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г.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журнале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«Acta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Eruditorum»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Иоганном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Бернулли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впервые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решенную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Якобом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Бернулли</w:t>
      </w:r>
      <w:del w:id="35" w:author="Maxim Romaniuk" w:date="2022-11-07T09:36:00Z">
        <w:r w:rsidDel="00A50AF9">
          <w:rPr>
            <w:sz w:val="28"/>
            <w:szCs w:val="28"/>
          </w:rPr>
          <w:delText>.</w:delText>
        </w:r>
      </w:del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[</w:t>
      </w:r>
      <w:r w:rsidR="00F531DA" w:rsidRPr="00096A4B">
        <w:rPr>
          <w:sz w:val="28"/>
          <w:szCs w:val="28"/>
        </w:rPr>
        <w:t>6</w:t>
      </w:r>
      <w:r w:rsidRPr="00640EF6">
        <w:rPr>
          <w:sz w:val="28"/>
          <w:szCs w:val="28"/>
        </w:rPr>
        <w:t>]</w:t>
      </w:r>
      <w:ins w:id="36" w:author="Maxim Romaniuk" w:date="2022-11-07T09:36:00Z">
        <w:r w:rsidR="00A50AF9" w:rsidRPr="00983787">
          <w:rPr>
            <w:sz w:val="28"/>
            <w:szCs w:val="28"/>
          </w:rPr>
          <w:t>.</w:t>
        </w:r>
      </w:ins>
      <w:commentRangeEnd w:id="34"/>
      <w:r w:rsidR="005249A6">
        <w:rPr>
          <w:rStyle w:val="af3"/>
        </w:rPr>
        <w:commentReference w:id="34"/>
      </w:r>
    </w:p>
    <w:p w14:paraId="2797F70B" w14:textId="58B06715" w:rsidR="002A2BCC" w:rsidRPr="008B5F24" w:rsidRDefault="00640EF6" w:rsidP="008B5F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Задача</w:t>
      </w:r>
      <w:r w:rsidR="008617A5" w:rsidRPr="008617A5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называемая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ныне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задачей</w:t>
      </w:r>
      <w:r w:rsidR="009E6A7F">
        <w:rPr>
          <w:sz w:val="28"/>
          <w:szCs w:val="28"/>
        </w:rPr>
        <w:t xml:space="preserve"> </w:t>
      </w:r>
      <w:r w:rsidR="00EA385D" w:rsidRPr="008617A5">
        <w:rPr>
          <w:sz w:val="28"/>
          <w:szCs w:val="28"/>
        </w:rPr>
        <w:t>о</w:t>
      </w:r>
      <w:r w:rsidR="00EA385D">
        <w:rPr>
          <w:sz w:val="28"/>
          <w:szCs w:val="28"/>
        </w:rPr>
        <w:t xml:space="preserve"> </w:t>
      </w:r>
      <w:r w:rsidR="00EA385D" w:rsidRPr="008617A5">
        <w:rPr>
          <w:sz w:val="28"/>
          <w:szCs w:val="28"/>
        </w:rPr>
        <w:t>брахистохроне,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заключалась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том</w:t>
      </w:r>
      <w:r w:rsidR="00EA385D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 w:rsidRPr="00640EF6">
        <w:rPr>
          <w:sz w:val="28"/>
          <w:szCs w:val="28"/>
        </w:rPr>
        <w:t>: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="008617A5" w:rsidRPr="008617A5">
        <w:rPr>
          <w:sz w:val="28"/>
          <w:szCs w:val="28"/>
        </w:rPr>
        <w:t>аны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две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одной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же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вертикальной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плоскости.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какой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(гладкой)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кривой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тяжелая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материальная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под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действием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силы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тяжести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скатится,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оставаясь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этой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плоскости,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из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верхней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нижнюю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наименьший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промежуток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времени?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Задачу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можно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поставить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также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следующим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образом: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какой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формы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должна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быть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крыша,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чтобы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капли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дождя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скатывались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конька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крыши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наименьший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промежуток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времени?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Формально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задача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ставится,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современном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изложении,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следующим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образом.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Пусть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ОМА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(</w:t>
      </w:r>
      <w:commentRangeStart w:id="37"/>
      <w:r w:rsidR="008617A5" w:rsidRPr="008617A5">
        <w:rPr>
          <w:sz w:val="28"/>
          <w:szCs w:val="28"/>
        </w:rPr>
        <w:t>рис</w:t>
      </w:r>
      <w:r w:rsidR="00983787">
        <w:rPr>
          <w:sz w:val="28"/>
          <w:szCs w:val="28"/>
        </w:rPr>
        <w:t>унок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2.1</w:t>
      </w:r>
      <w:commentRangeEnd w:id="37"/>
      <w:r w:rsidR="00655330">
        <w:rPr>
          <w:rStyle w:val="af3"/>
        </w:rPr>
        <w:commentReference w:id="37"/>
      </w:r>
      <w:r w:rsidR="008617A5" w:rsidRPr="008617A5">
        <w:rPr>
          <w:sz w:val="28"/>
          <w:szCs w:val="28"/>
        </w:rPr>
        <w:t>)</w:t>
      </w:r>
      <w:r w:rsidR="009E6A7F">
        <w:rPr>
          <w:sz w:val="28"/>
          <w:szCs w:val="28"/>
        </w:rPr>
        <w:t xml:space="preserve"> </w:t>
      </w:r>
      <w:r w:rsidR="00EA385D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искомая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кривая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="004B1DD8">
        <w:rPr>
          <w:sz w:val="28"/>
          <w:szCs w:val="28"/>
        </w:rPr>
        <w:t>«</w:t>
      </w:r>
      <w:r w:rsidR="008617A5" w:rsidRPr="008617A5">
        <w:rPr>
          <w:sz w:val="28"/>
          <w:szCs w:val="28"/>
        </w:rPr>
        <w:t>верхним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концом</w:t>
      </w:r>
      <w:r w:rsidR="004B1DD8">
        <w:rPr>
          <w:sz w:val="28"/>
          <w:szCs w:val="28"/>
        </w:rPr>
        <w:t>»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(О,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0)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commentRangeStart w:id="38"/>
      <w:commentRangeEnd w:id="38"/>
      <w:r w:rsidR="00711A77">
        <w:rPr>
          <w:rStyle w:val="af3"/>
        </w:rPr>
        <w:commentReference w:id="38"/>
      </w:r>
      <w:r w:rsidR="00983787">
        <w:rPr>
          <w:sz w:val="28"/>
          <w:szCs w:val="28"/>
        </w:rPr>
        <w:t>«</w:t>
      </w:r>
      <w:r w:rsidR="008617A5" w:rsidRPr="008617A5">
        <w:rPr>
          <w:sz w:val="28"/>
          <w:szCs w:val="28"/>
        </w:rPr>
        <w:t>нижним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концом</w:t>
      </w:r>
      <w:r w:rsidR="00983787">
        <w:rPr>
          <w:sz w:val="28"/>
          <w:szCs w:val="28"/>
        </w:rPr>
        <w:t>»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А(а,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с).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Пусть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уравнение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этой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кривой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будет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у(х),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0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&lt;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х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&lt;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а.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Очевидно,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у(0)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0,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у(а)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с.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Простой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расчет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показывает,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время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Г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скатывания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материальной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под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действием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силы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тяжести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из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точку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вдоль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данной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кривой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(без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учета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трения)</w:t>
      </w:r>
      <w:r w:rsidR="009E6A7F">
        <w:rPr>
          <w:sz w:val="28"/>
          <w:szCs w:val="28"/>
        </w:rPr>
        <w:t xml:space="preserve"> </w:t>
      </w:r>
      <w:del w:id="39" w:author="Maxim Romaniuk" w:date="2022-11-07T09:50:00Z">
        <w:r w:rsidR="008617A5" w:rsidRPr="008617A5" w:rsidDel="0073710F">
          <w:rPr>
            <w:sz w:val="28"/>
            <w:szCs w:val="28"/>
          </w:rPr>
          <w:delText>будет</w:delText>
        </w:r>
        <w:r w:rsidR="009E6A7F" w:rsidDel="0073710F">
          <w:rPr>
            <w:sz w:val="28"/>
            <w:szCs w:val="28"/>
          </w:rPr>
          <w:delText xml:space="preserve"> </w:delText>
        </w:r>
        <w:r w:rsidR="008617A5" w:rsidRPr="008617A5" w:rsidDel="0073710F">
          <w:rPr>
            <w:sz w:val="28"/>
            <w:szCs w:val="28"/>
          </w:rPr>
          <w:delText>равно</w:delText>
        </w:r>
      </w:del>
      <w:ins w:id="40" w:author="Maxim Romaniuk" w:date="2022-11-07T09:50:00Z">
        <w:r w:rsidR="0073710F">
          <w:rPr>
            <w:sz w:val="28"/>
            <w:szCs w:val="28"/>
          </w:rPr>
          <w:t>можно рассчитать по формуле 2.1</w:t>
        </w:r>
      </w:ins>
      <w:del w:id="41" w:author="Maxim Romaniuk" w:date="2022-11-07T09:50:00Z">
        <w:r w:rsidR="008617A5" w:rsidRPr="008617A5" w:rsidDel="0073710F">
          <w:rPr>
            <w:sz w:val="28"/>
            <w:szCs w:val="28"/>
          </w:rPr>
          <w:delText>:</w:delText>
        </w:r>
      </w:del>
      <w:ins w:id="42" w:author="Maxim Romaniuk" w:date="2022-11-07T09:50:00Z">
        <w:r w:rsidR="0073710F">
          <w:rPr>
            <w:sz w:val="28"/>
            <w:szCs w:val="28"/>
          </w:rPr>
          <w:t>.</w:t>
        </w:r>
      </w:ins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8B5F24" w14:paraId="0E6159B3" w14:textId="77777777" w:rsidTr="008B5F24">
        <w:tc>
          <w:tcPr>
            <w:tcW w:w="9214" w:type="dxa"/>
          </w:tcPr>
          <w:p w14:paraId="5CDCAFD6" w14:textId="4EF14961" w:rsidR="008B5F24" w:rsidRPr="008B5F24" w:rsidRDefault="008B5F24" w:rsidP="008B5F24">
            <w:pPr>
              <w:ind w:firstLine="709"/>
              <w:jc w:val="both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w:lastRenderedPageBreak/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acc>
                                  <m:accPr>
                                    <m:chr m:val="́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)</m:t>
                                    </m:r>
                                  </m:e>
                                </m:acc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gy</m:t>
                            </m:r>
                          </m:e>
                        </m:rad>
                      </m:den>
                    </m:f>
                    <m:box>
                      <m:boxPr>
                        <m:diff m:val="1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dx</m:t>
                        </m:r>
                      </m:e>
                    </m:box>
                  </m:e>
                </m:nary>
                <w:commentRangeStart w:id="43"/>
                <w:commentRangeEnd w:id="43"/>
                <m:r>
                  <m:rPr>
                    <m:sty m:val="p"/>
                  </m:rPr>
                  <w:rPr>
                    <w:rStyle w:val="af3"/>
                    <w:rFonts w:ascii="Cambria Math" w:hAnsi="Cambria Math"/>
                    <w:rPrChange w:id="44" w:author="Maxim Romaniuk" w:date="2022-11-07T09:50:00Z">
                      <w:rPr>
                        <w:rStyle w:val="af3"/>
                      </w:rPr>
                    </w:rPrChange>
                  </w:rPr>
                  <w:commentReference w:id="43"/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</m:t>
                </m:r>
                <m:r>
                  <w:ins w:id="45" w:author="Maxim Romaniuk" w:date="2022-11-07T09:50:00Z"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w:ins>
                </m:r>
              </m:oMath>
            </m:oMathPara>
          </w:p>
        </w:tc>
        <w:tc>
          <w:tcPr>
            <w:tcW w:w="469" w:type="dxa"/>
            <w:vAlign w:val="center"/>
          </w:tcPr>
          <w:p w14:paraId="19528913" w14:textId="63E29931" w:rsidR="008B5F24" w:rsidRPr="00282A72" w:rsidRDefault="008B5F24" w:rsidP="008B5F24">
            <w:pPr>
              <w:pStyle w:val="ad"/>
              <w:spacing w:before="360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(2.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5D1202E0" w14:textId="77777777" w:rsidR="00A00E44" w:rsidRPr="0013084F" w:rsidRDefault="00A00E44" w:rsidP="008B5F24">
      <w:pPr>
        <w:jc w:val="both"/>
        <w:rPr>
          <w:i/>
          <w:sz w:val="28"/>
          <w:szCs w:val="28"/>
        </w:rPr>
      </w:pPr>
    </w:p>
    <w:p w14:paraId="263E74E3" w14:textId="54331572" w:rsidR="00E54D85" w:rsidRPr="00E54D85" w:rsidRDefault="00F61A2D" w:rsidP="00F61A2D">
      <w:pPr>
        <w:jc w:val="both"/>
        <w:rPr>
          <w:sz w:val="28"/>
          <w:szCs w:val="28"/>
        </w:rPr>
      </w:pPr>
      <w:commentRangeStart w:id="46"/>
      <w:r>
        <w:rPr>
          <w:sz w:val="28"/>
          <w:szCs w:val="28"/>
        </w:rPr>
        <w:t>г</w:t>
      </w:r>
      <w:r w:rsidR="008617A5" w:rsidRPr="008617A5">
        <w:rPr>
          <w:sz w:val="28"/>
          <w:szCs w:val="28"/>
        </w:rPr>
        <w:t>де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g</w:t>
      </w:r>
      <w:r w:rsidR="009E6A7F">
        <w:rPr>
          <w:sz w:val="28"/>
          <w:szCs w:val="28"/>
        </w:rPr>
        <w:t xml:space="preserve"> </w:t>
      </w:r>
      <w:r w:rsidR="00EA385D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ускорение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силы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тяжести</w:t>
      </w:r>
      <w:r w:rsidR="00E54D85" w:rsidRPr="00E54D85">
        <w:rPr>
          <w:sz w:val="28"/>
          <w:szCs w:val="28"/>
        </w:rPr>
        <w:t xml:space="preserve">, </w:t>
      </w:r>
      <w:r w:rsidR="00E54D85" w:rsidRPr="00E54D85">
        <w:rPr>
          <w:color w:val="202122"/>
          <w:sz w:val="28"/>
          <w:szCs w:val="28"/>
          <w:shd w:val="clear" w:color="auto" w:fill="FFFFFF"/>
        </w:rPr>
        <w:t>м/с</w:t>
      </w:r>
      <w:r w:rsidR="00E54D85" w:rsidRPr="00E54D85">
        <w:rPr>
          <w:color w:val="202122"/>
          <w:sz w:val="28"/>
          <w:szCs w:val="28"/>
          <w:shd w:val="clear" w:color="auto" w:fill="FFFFFF"/>
          <w:vertAlign w:val="superscript"/>
        </w:rPr>
        <w:t>2</w:t>
      </w:r>
      <w:r w:rsidR="00E54D85" w:rsidRPr="00E54D85">
        <w:rPr>
          <w:sz w:val="28"/>
          <w:szCs w:val="28"/>
        </w:rPr>
        <w:t>.</w:t>
      </w:r>
    </w:p>
    <w:p w14:paraId="2E5FCF38" w14:textId="258E8D1D" w:rsidR="008617A5" w:rsidRDefault="008617A5" w:rsidP="00E54D85">
      <w:pPr>
        <w:ind w:firstLine="708"/>
        <w:jc w:val="both"/>
        <w:rPr>
          <w:i/>
          <w:iCs/>
          <w:sz w:val="28"/>
          <w:szCs w:val="28"/>
        </w:rPr>
      </w:pPr>
      <w:r w:rsidRPr="008617A5">
        <w:rPr>
          <w:sz w:val="28"/>
          <w:szCs w:val="28"/>
        </w:rPr>
        <w:t>Обратим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внимание,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величина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Г,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называемая</w:t>
      </w:r>
      <w:r w:rsidR="009E6A7F">
        <w:rPr>
          <w:sz w:val="28"/>
          <w:szCs w:val="28"/>
        </w:rPr>
        <w:t xml:space="preserve"> </w:t>
      </w:r>
      <w:r w:rsidRPr="00EE63F1">
        <w:rPr>
          <w:sz w:val="28"/>
          <w:szCs w:val="28"/>
        </w:rPr>
        <w:t>функционалом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у(х),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зависит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поведения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функции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у(х)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всем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изменения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величины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х: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0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&lt;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х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&lt;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а,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только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каких-то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отдельных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точках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этого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промежутка.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этом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функцию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у(х)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накладываются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условие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непрерывной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дифференцируемость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всем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промежутке,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так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547CBD">
        <w:rPr>
          <w:sz w:val="28"/>
          <w:szCs w:val="28"/>
        </w:rPr>
        <w:t>«</w:t>
      </w:r>
      <w:r w:rsidRPr="008617A5">
        <w:rPr>
          <w:sz w:val="28"/>
          <w:szCs w:val="28"/>
        </w:rPr>
        <w:t>краевые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условия</w:t>
      </w:r>
      <w:r w:rsidR="00547CBD">
        <w:rPr>
          <w:sz w:val="28"/>
          <w:szCs w:val="28"/>
        </w:rPr>
        <w:t>»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у(0)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0,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у(а)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с.</w:t>
      </w:r>
      <w:commentRangeEnd w:id="46"/>
      <w:r w:rsidR="00B00705">
        <w:rPr>
          <w:rStyle w:val="af3"/>
        </w:rPr>
        <w:commentReference w:id="46"/>
      </w:r>
    </w:p>
    <w:p w14:paraId="559FDC04" w14:textId="77777777" w:rsidR="009617AD" w:rsidRDefault="009617AD" w:rsidP="00B83DD8">
      <w:pPr>
        <w:jc w:val="both"/>
        <w:rPr>
          <w:noProof/>
        </w:rPr>
      </w:pPr>
    </w:p>
    <w:p w14:paraId="05514878" w14:textId="002990AD" w:rsidR="009617AD" w:rsidRDefault="009617AD" w:rsidP="00EE63F1">
      <w:pPr>
        <w:ind w:firstLine="709"/>
        <w:jc w:val="center"/>
        <w:rPr>
          <w:sz w:val="28"/>
          <w:szCs w:val="28"/>
        </w:rPr>
      </w:pPr>
      <w:r w:rsidRPr="00EE63F1">
        <w:rPr>
          <w:noProof/>
          <w:sz w:val="28"/>
          <w:szCs w:val="28"/>
        </w:rPr>
        <w:drawing>
          <wp:inline distT="0" distB="0" distL="0" distR="0" wp14:anchorId="7FC2821C" wp14:editId="503A5123">
            <wp:extent cx="3151212" cy="2088762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29" t="32635" r="41964" b="43202"/>
                    <a:stretch/>
                  </pic:blipFill>
                  <pic:spPr bwMode="auto">
                    <a:xfrm>
                      <a:off x="0" y="0"/>
                      <a:ext cx="3169588" cy="210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D51E7" w14:textId="78491419" w:rsidR="009617AD" w:rsidRDefault="009617AD" w:rsidP="00EE63F1">
      <w:pPr>
        <w:ind w:firstLine="709"/>
        <w:jc w:val="center"/>
        <w:rPr>
          <w:sz w:val="28"/>
          <w:szCs w:val="28"/>
        </w:rPr>
      </w:pPr>
      <w:commentRangeStart w:id="47"/>
      <w:r>
        <w:rPr>
          <w:sz w:val="28"/>
          <w:szCs w:val="28"/>
        </w:rPr>
        <w:t>Рис</w:t>
      </w:r>
      <w:r w:rsidR="00E54D85">
        <w:rPr>
          <w:sz w:val="28"/>
          <w:szCs w:val="28"/>
        </w:rPr>
        <w:t>унок</w:t>
      </w:r>
      <w:r w:rsidR="009E6A7F">
        <w:rPr>
          <w:sz w:val="28"/>
          <w:szCs w:val="28"/>
        </w:rPr>
        <w:t xml:space="preserve"> </w:t>
      </w:r>
      <w:r w:rsidR="00E54D85">
        <w:rPr>
          <w:sz w:val="28"/>
          <w:szCs w:val="28"/>
        </w:rPr>
        <w:t>2</w:t>
      </w:r>
      <w:r>
        <w:rPr>
          <w:sz w:val="28"/>
          <w:szCs w:val="28"/>
        </w:rPr>
        <w:t>.1</w:t>
      </w:r>
      <w:commentRangeEnd w:id="47"/>
      <w:r w:rsidR="005A4081">
        <w:rPr>
          <w:rStyle w:val="af3"/>
        </w:rPr>
        <w:commentReference w:id="47"/>
      </w:r>
      <w:r w:rsidR="00E54D85">
        <w:rPr>
          <w:sz w:val="28"/>
          <w:szCs w:val="28"/>
        </w:rPr>
        <w:t xml:space="preserve"> – </w:t>
      </w:r>
      <w:r w:rsidR="00547CBD">
        <w:rPr>
          <w:sz w:val="28"/>
          <w:szCs w:val="28"/>
        </w:rPr>
        <w:t>График задачи о брахистохроне</w:t>
      </w:r>
    </w:p>
    <w:p w14:paraId="5FFD0915" w14:textId="77777777" w:rsidR="00EE63F1" w:rsidRPr="008617A5" w:rsidRDefault="00EE63F1" w:rsidP="00EE63F1">
      <w:pPr>
        <w:ind w:firstLine="709"/>
        <w:rPr>
          <w:sz w:val="28"/>
          <w:szCs w:val="28"/>
        </w:rPr>
      </w:pPr>
    </w:p>
    <w:p w14:paraId="2C9D6319" w14:textId="747365DB" w:rsidR="008617A5" w:rsidRPr="00A50AF9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Необходимо,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таким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образом,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найти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дифференцируемую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функцию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у(х),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заданную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О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&lt;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х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&lt;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а</w:t>
      </w:r>
      <w:r w:rsidRPr="008617A5">
        <w:rPr>
          <w:i/>
          <w:iCs/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удовлетворяющую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краевым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условиям</w:t>
      </w:r>
      <w:r w:rsidR="009E6A7F">
        <w:rPr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у(0)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=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О</w:t>
      </w:r>
      <w:r w:rsidRPr="008617A5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у(а)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с,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которой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функционал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Т=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Т(у)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принимает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наименьшее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значение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среди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всех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кривых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такого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типа</w:t>
      </w:r>
      <w:del w:id="48" w:author="Maxim Romaniuk" w:date="2022-11-07T09:36:00Z">
        <w:r w:rsidRPr="008617A5" w:rsidDel="00A50AF9">
          <w:rPr>
            <w:sz w:val="28"/>
            <w:szCs w:val="28"/>
          </w:rPr>
          <w:delText>.</w:delText>
        </w:r>
      </w:del>
      <w:r w:rsidR="009E6A7F">
        <w:rPr>
          <w:sz w:val="28"/>
          <w:szCs w:val="28"/>
        </w:rPr>
        <w:t xml:space="preserve"> </w:t>
      </w:r>
      <w:r w:rsidR="002A2BCC" w:rsidRPr="002A2BCC">
        <w:rPr>
          <w:sz w:val="28"/>
          <w:szCs w:val="28"/>
        </w:rPr>
        <w:t>[</w:t>
      </w:r>
      <w:r w:rsidR="00F531DA" w:rsidRPr="00096A4B">
        <w:rPr>
          <w:sz w:val="28"/>
          <w:szCs w:val="28"/>
        </w:rPr>
        <w:t>4</w:t>
      </w:r>
      <w:r w:rsidR="002A2BCC" w:rsidRPr="0013084F">
        <w:rPr>
          <w:sz w:val="28"/>
          <w:szCs w:val="28"/>
        </w:rPr>
        <w:t>]</w:t>
      </w:r>
      <w:ins w:id="49" w:author="Maxim Romaniuk" w:date="2022-11-07T09:36:00Z">
        <w:r w:rsidR="00A50AF9" w:rsidRPr="00A50AF9">
          <w:rPr>
            <w:sz w:val="28"/>
            <w:szCs w:val="28"/>
            <w:rPrChange w:id="50" w:author="Maxim Romaniuk" w:date="2022-11-07T09:36:00Z">
              <w:rPr>
                <w:sz w:val="28"/>
                <w:szCs w:val="28"/>
                <w:lang w:val="en-US"/>
              </w:rPr>
            </w:rPrChange>
          </w:rPr>
          <w:t>.</w:t>
        </w:r>
      </w:ins>
    </w:p>
    <w:p w14:paraId="2CEF8210" w14:textId="43DD6055" w:rsidR="008617A5" w:rsidRPr="008617A5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Обобщая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естественным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образом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эту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задачу,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приходим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так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называемой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простейшей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задаче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исчисления</w:t>
      </w:r>
      <w:r w:rsidRPr="008617A5">
        <w:rPr>
          <w:i/>
          <w:iCs/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которая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формулируется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следующим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образом.</w:t>
      </w:r>
    </w:p>
    <w:p w14:paraId="475F4366" w14:textId="61DC3247" w:rsidR="008617A5" w:rsidRPr="0088297F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Пусть</w:t>
      </w:r>
      <w:r w:rsidR="009E6A7F">
        <w:rPr>
          <w:sz w:val="28"/>
          <w:szCs w:val="28"/>
        </w:rPr>
        <w:t xml:space="preserve"> </w:t>
      </w:r>
      <w:r w:rsidR="0013084F">
        <w:rPr>
          <w:sz w:val="28"/>
          <w:szCs w:val="28"/>
          <w:lang w:val="en-US"/>
        </w:rPr>
        <w:t>F</w:t>
      </w:r>
      <w:r w:rsidR="0013084F" w:rsidRPr="0013084F">
        <w:rPr>
          <w:sz w:val="28"/>
          <w:szCs w:val="28"/>
        </w:rPr>
        <w:t>(</w:t>
      </w:r>
      <w:r w:rsidRPr="008617A5">
        <w:rPr>
          <w:sz w:val="28"/>
          <w:szCs w:val="28"/>
        </w:rPr>
        <w:t>х,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у,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р</w:t>
      </w:r>
      <w:r w:rsidR="0013084F" w:rsidRPr="0013084F">
        <w:rPr>
          <w:i/>
          <w:iCs/>
          <w:sz w:val="28"/>
          <w:szCs w:val="28"/>
        </w:rPr>
        <w:t>)</w:t>
      </w:r>
      <w:r w:rsidR="009E6A7F">
        <w:rPr>
          <w:i/>
          <w:iCs/>
          <w:sz w:val="28"/>
          <w:szCs w:val="28"/>
        </w:rPr>
        <w:t xml:space="preserve"> </w:t>
      </w:r>
      <w:r w:rsidR="0088297F">
        <w:rPr>
          <w:i/>
          <w:iCs/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ограниченная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области</w:t>
      </w:r>
      <w:r w:rsidR="0088297F" w:rsidRPr="0088297F">
        <w:rPr>
          <w:sz w:val="28"/>
          <w:szCs w:val="28"/>
        </w:rPr>
        <w:t>:</w:t>
      </w:r>
    </w:p>
    <w:p w14:paraId="1345BB43" w14:textId="77777777" w:rsidR="00A00E44" w:rsidRDefault="00A00E44" w:rsidP="009E6A7F">
      <w:pPr>
        <w:ind w:firstLine="709"/>
        <w:jc w:val="both"/>
        <w:rPr>
          <w:sz w:val="28"/>
          <w:szCs w:val="28"/>
        </w:rPr>
      </w:pPr>
    </w:p>
    <w:p w14:paraId="1168EC46" w14:textId="79AB78F6" w:rsidR="0013084F" w:rsidRPr="00AA72C5" w:rsidRDefault="004B1DD8" w:rsidP="00A00E44">
      <w:pPr>
        <w:ind w:firstLine="709"/>
        <w:jc w:val="center"/>
        <w:rPr>
          <w:rFonts w:ascii="Cambria Math" w:hAnsi="Cambria Math"/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 xml:space="preserve"> = { 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 xml:space="preserve"> ≤ 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 xml:space="preserve"> ≤ </m:t>
          </m:r>
          <m:r>
            <w:rPr>
              <w:rFonts w:ascii="Cambria Math" w:hAnsi="Cambria Math"/>
              <w:sz w:val="28"/>
              <w:szCs w:val="28"/>
              <w:lang w:val="en-US"/>
            </w:rPr>
            <m:t>b</m:t>
          </m:r>
          <m:r>
            <w:rPr>
              <w:rFonts w:ascii="Cambria Math" w:hAnsi="Cambria Math"/>
              <w:sz w:val="28"/>
              <w:szCs w:val="28"/>
            </w:rPr>
            <m:t xml:space="preserve">; -∞ &lt; </m:t>
          </m:r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 xml:space="preserve"> &lt; +∞; -∞ &lt; </m:t>
          </m:r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 xml:space="preserve"> &lt; +∞ }.</m:t>
          </m:r>
        </m:oMath>
      </m:oMathPara>
    </w:p>
    <w:p w14:paraId="757F31C2" w14:textId="77777777" w:rsidR="00A00E44" w:rsidRPr="0013084F" w:rsidRDefault="00A00E44" w:rsidP="009E6A7F">
      <w:pPr>
        <w:ind w:firstLine="709"/>
        <w:jc w:val="both"/>
        <w:rPr>
          <w:sz w:val="28"/>
          <w:szCs w:val="28"/>
        </w:rPr>
      </w:pPr>
    </w:p>
    <w:p w14:paraId="701A2DC8" w14:textId="238C019E" w:rsidR="0013084F" w:rsidRPr="0088297F" w:rsidRDefault="008617A5" w:rsidP="00A00E44">
      <w:pPr>
        <w:ind w:firstLine="709"/>
        <w:jc w:val="both"/>
        <w:rPr>
          <w:sz w:val="28"/>
          <w:szCs w:val="28"/>
        </w:rPr>
      </w:pPr>
      <w:r w:rsidRPr="00F531DA">
        <w:rPr>
          <w:sz w:val="28"/>
          <w:szCs w:val="28"/>
        </w:rPr>
        <w:t>Пусть</w:t>
      </w:r>
      <w:r w:rsidR="009E6A7F">
        <w:rPr>
          <w:sz w:val="28"/>
          <w:szCs w:val="28"/>
        </w:rPr>
        <w:t xml:space="preserve"> </w:t>
      </w:r>
      <w:r w:rsidR="0013084F" w:rsidRPr="0088297F">
        <w:rPr>
          <w:i/>
          <w:iCs/>
          <w:sz w:val="28"/>
          <w:szCs w:val="28"/>
          <w:lang w:val="en-US"/>
        </w:rPr>
        <w:t>W</w:t>
      </w:r>
      <w:r w:rsidR="009E6A7F">
        <w:rPr>
          <w:sz w:val="28"/>
          <w:szCs w:val="28"/>
        </w:rPr>
        <w:t xml:space="preserve"> </w:t>
      </w:r>
      <w:r w:rsidR="0088297F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множество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функций</w:t>
      </w:r>
      <w:r w:rsidR="009E6A7F">
        <w:rPr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у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=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у(х)</w:t>
      </w:r>
      <w:r w:rsidRPr="0088297F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непрерывно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дифференцируемых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[</w:t>
      </w:r>
      <w:r w:rsidRPr="00F531DA">
        <w:rPr>
          <w:i/>
          <w:iCs/>
          <w:sz w:val="28"/>
          <w:szCs w:val="28"/>
        </w:rPr>
        <w:t>а</w:t>
      </w:r>
      <w:r w:rsidRPr="00F531DA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="0013084F" w:rsidRPr="00F531DA">
        <w:rPr>
          <w:i/>
          <w:iCs/>
          <w:sz w:val="28"/>
          <w:szCs w:val="28"/>
          <w:lang w:val="en-US"/>
        </w:rPr>
        <w:t>b</w:t>
      </w:r>
      <w:r w:rsidRPr="00F531DA">
        <w:rPr>
          <w:sz w:val="28"/>
          <w:szCs w:val="28"/>
        </w:rPr>
        <w:t>]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таких,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у(а)</w:t>
      </w:r>
      <w:r w:rsidR="009E6A7F">
        <w:rPr>
          <w:i/>
          <w:iCs/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="0013084F" w:rsidRPr="00F531DA">
        <w:rPr>
          <w:i/>
          <w:iCs/>
          <w:sz w:val="28"/>
          <w:szCs w:val="28"/>
          <w:lang w:val="en-US"/>
        </w:rPr>
        <w:t>A</w:t>
      </w:r>
      <w:r w:rsidRPr="00F531DA">
        <w:rPr>
          <w:i/>
          <w:iCs/>
          <w:sz w:val="28"/>
          <w:szCs w:val="28"/>
        </w:rPr>
        <w:t>,</w:t>
      </w:r>
      <w:r w:rsidR="009E6A7F">
        <w:rPr>
          <w:i/>
          <w:iCs/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у(</w:t>
      </w:r>
      <w:r w:rsidR="0013084F" w:rsidRPr="00F531DA">
        <w:rPr>
          <w:i/>
          <w:iCs/>
          <w:sz w:val="28"/>
          <w:szCs w:val="28"/>
          <w:lang w:val="en-US"/>
        </w:rPr>
        <w:t>b</w:t>
      </w:r>
      <w:r w:rsidRPr="00F531DA">
        <w:rPr>
          <w:i/>
          <w:iCs/>
          <w:sz w:val="28"/>
          <w:szCs w:val="28"/>
        </w:rPr>
        <w:t>)</w:t>
      </w:r>
      <w:r w:rsidR="009E6A7F">
        <w:rPr>
          <w:i/>
          <w:iCs/>
          <w:sz w:val="28"/>
          <w:szCs w:val="28"/>
        </w:rPr>
        <w:t xml:space="preserve"> </w:t>
      </w:r>
      <w:r w:rsidR="0013084F" w:rsidRPr="00F531DA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(величины</w:t>
      </w:r>
      <w:r w:rsidR="009E6A7F">
        <w:rPr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а,</w:t>
      </w:r>
      <w:r w:rsidR="009E6A7F">
        <w:rPr>
          <w:i/>
          <w:iCs/>
          <w:sz w:val="28"/>
          <w:szCs w:val="28"/>
        </w:rPr>
        <w:t xml:space="preserve"> </w:t>
      </w:r>
      <w:r w:rsidR="0013084F" w:rsidRPr="00F531DA">
        <w:rPr>
          <w:i/>
          <w:iCs/>
          <w:sz w:val="28"/>
          <w:szCs w:val="28"/>
          <w:lang w:val="en-US"/>
        </w:rPr>
        <w:t>b</w:t>
      </w:r>
      <w:r w:rsidRPr="00F531DA">
        <w:rPr>
          <w:i/>
          <w:iCs/>
          <w:sz w:val="28"/>
          <w:szCs w:val="28"/>
        </w:rPr>
        <w:t>,</w:t>
      </w:r>
      <w:r w:rsidR="009E6A7F">
        <w:rPr>
          <w:i/>
          <w:iCs/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А,</w:t>
      </w:r>
      <w:r w:rsidR="009E6A7F">
        <w:rPr>
          <w:i/>
          <w:iCs/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8297F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одинаковы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всех</w:t>
      </w:r>
      <w:r w:rsidR="009E6A7F">
        <w:rPr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у</w:t>
      </w:r>
      <w:r w:rsidR="0088297F">
        <w:rPr>
          <w:sz w:val="28"/>
          <w:szCs w:val="28"/>
        </w:rPr>
        <w:t>)</w:t>
      </w:r>
      <w:r w:rsidRPr="00F531DA">
        <w:rPr>
          <w:sz w:val="28"/>
          <w:szCs w:val="28"/>
        </w:rPr>
        <w:t>.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этом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множестве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рассмотрим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функционал</w:t>
      </w:r>
      <w:r w:rsidR="0088297F" w:rsidRPr="0088297F">
        <w:rPr>
          <w:sz w:val="28"/>
          <w:szCs w:val="28"/>
        </w:rPr>
        <w:t>:</w:t>
      </w:r>
    </w:p>
    <w:p w14:paraId="00028489" w14:textId="77777777" w:rsidR="00A00E44" w:rsidRDefault="00A00E44" w:rsidP="00A00E44">
      <w:pPr>
        <w:ind w:firstLine="709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1"/>
        <w:gridCol w:w="1332"/>
      </w:tblGrid>
      <w:tr w:rsidR="00A00E44" w14:paraId="7CC4BEC1" w14:textId="77777777" w:rsidTr="00A00E44">
        <w:trPr>
          <w:trHeight w:val="797"/>
        </w:trPr>
        <w:tc>
          <w:tcPr>
            <w:tcW w:w="9214" w:type="dxa"/>
          </w:tcPr>
          <w:p w14:paraId="4CCCB3BA" w14:textId="71326589" w:rsidR="00A00E44" w:rsidRPr="00AA72C5" w:rsidRDefault="00A00E44" w:rsidP="00282A72">
            <w:pPr>
              <w:pStyle w:val="ad"/>
              <w:jc w:val="center"/>
              <w:rPr>
                <w:rFonts w:ascii="Cambria Math" w:hAnsi="Cambria Math"/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J(y) 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F(x,y(x),ý</m:t>
                    </m:r>
                  </m:e>
                </m:nary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(x))</m:t>
                </m:r>
                <m:box>
                  <m:boxPr>
                    <m:diff m:val="1"/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box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dx.</m:t>
                    </m:r>
                  </m:e>
                </m:box>
              </m:oMath>
            </m:oMathPara>
          </w:p>
        </w:tc>
        <w:tc>
          <w:tcPr>
            <w:tcW w:w="469" w:type="dxa"/>
          </w:tcPr>
          <w:p w14:paraId="6417B698" w14:textId="204A0097" w:rsidR="00A00E44" w:rsidRPr="00282A72" w:rsidRDefault="00A00E44" w:rsidP="00AA72C5">
            <w:pPr>
              <w:pStyle w:val="ad"/>
              <w:spacing w:before="180" w:after="120"/>
              <w:jc w:val="right"/>
              <w:rPr>
                <w:color w:val="auto"/>
                <w:sz w:val="28"/>
                <w:szCs w:val="28"/>
              </w:rPr>
            </w:pPr>
            <w:commentRangeStart w:id="51"/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2.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  <w:commentRangeEnd w:id="51"/>
                <m:r>
                  <m:rPr>
                    <m:sty m:val="p"/>
                  </m:rPr>
                  <w:rPr>
                    <w:rStyle w:val="af3"/>
                    <w:i w:val="0"/>
                    <w:iCs w:val="0"/>
                    <w:color w:val="auto"/>
                  </w:rPr>
                  <w:commentReference w:id="51"/>
                </m:r>
              </m:oMath>
            </m:oMathPara>
          </w:p>
        </w:tc>
      </w:tr>
    </w:tbl>
    <w:p w14:paraId="17C4F9CC" w14:textId="1D7237B2" w:rsidR="008617A5" w:rsidRPr="008617A5" w:rsidRDefault="008617A5" w:rsidP="00A00E44">
      <w:pPr>
        <w:ind w:firstLine="708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Простейшая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задача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исчисления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состоит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нахождении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функции</w:t>
      </w:r>
      <w:r w:rsidR="009E6A7F">
        <w:rPr>
          <w:sz w:val="28"/>
          <w:szCs w:val="28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у</m:t>
            </m:r>
          </m:e>
        </m:acc>
      </m:oMath>
      <w:r w:rsidR="009E6A7F" w:rsidRPr="0088297F">
        <w:rPr>
          <w:i/>
          <w:iCs/>
          <w:sz w:val="28"/>
          <w:szCs w:val="28"/>
        </w:rPr>
        <w:t xml:space="preserve"> </w:t>
      </w:r>
      <w:r w:rsidR="005B6C62" w:rsidRPr="0088297F">
        <w:rPr>
          <w:rFonts w:ascii="Cambria Math" w:hAnsi="Cambria Math" w:cs="Cambria Math"/>
          <w:i/>
          <w:iCs/>
          <w:sz w:val="28"/>
          <w:szCs w:val="28"/>
        </w:rPr>
        <w:t>∈</w:t>
      </w:r>
      <w:r w:rsidR="009E6A7F" w:rsidRPr="0088297F">
        <w:rPr>
          <w:rFonts w:ascii="Cambria Math" w:hAnsi="Cambria Math" w:cs="Cambria Math"/>
          <w:i/>
          <w:iCs/>
          <w:sz w:val="28"/>
          <w:szCs w:val="28"/>
        </w:rPr>
        <w:t xml:space="preserve"> </w:t>
      </w:r>
      <w:r w:rsidR="005B6C62" w:rsidRPr="0088297F">
        <w:rPr>
          <w:rFonts w:ascii="Cambria Math" w:hAnsi="Cambria Math" w:cs="Cambria Math"/>
          <w:i/>
          <w:iCs/>
          <w:sz w:val="28"/>
          <w:szCs w:val="28"/>
          <w:lang w:val="en-US"/>
        </w:rPr>
        <w:t>W</w:t>
      </w:r>
      <w:r w:rsidRPr="008617A5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которой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функционал</w:t>
      </w:r>
      <w:r w:rsidR="009E6A7F">
        <w:rPr>
          <w:sz w:val="28"/>
          <w:szCs w:val="28"/>
        </w:rPr>
        <w:t xml:space="preserve"> </w:t>
      </w:r>
      <w:r w:rsidR="005B6C62">
        <w:rPr>
          <w:i/>
          <w:iCs/>
          <w:sz w:val="28"/>
          <w:szCs w:val="28"/>
          <w:lang w:val="en-US"/>
        </w:rPr>
        <w:t>J</w:t>
      </w:r>
      <w:r w:rsidR="005B6C62" w:rsidRPr="005B6C62">
        <w:rPr>
          <w:i/>
          <w:iCs/>
          <w:sz w:val="28"/>
          <w:szCs w:val="28"/>
        </w:rPr>
        <w:t>(</w:t>
      </w:r>
      <w:r w:rsidRPr="008617A5">
        <w:rPr>
          <w:i/>
          <w:iCs/>
          <w:sz w:val="28"/>
          <w:szCs w:val="28"/>
        </w:rPr>
        <w:t>у)</w:t>
      </w:r>
      <w:r w:rsidRPr="008617A5">
        <w:rPr>
          <w:sz w:val="28"/>
          <w:szCs w:val="28"/>
        </w:rPr>
        <w:t>принимал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бы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наименьшее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всех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</w:t>
      </w:r>
      <w:r w:rsidR="009E6A7F">
        <w:rPr>
          <w:i/>
          <w:iCs/>
          <w:sz w:val="28"/>
          <w:szCs w:val="28"/>
        </w:rPr>
        <w:t xml:space="preserve"> </w:t>
      </w:r>
      <w:r w:rsidR="005B6C62" w:rsidRPr="005B6C62">
        <w:rPr>
          <w:rFonts w:ascii="Cambria Math" w:hAnsi="Cambria Math" w:cs="Cambria Math"/>
          <w:i/>
          <w:iCs/>
          <w:sz w:val="28"/>
          <w:szCs w:val="28"/>
        </w:rPr>
        <w:t>∈</w:t>
      </w:r>
      <w:r w:rsidR="009E6A7F">
        <w:rPr>
          <w:rFonts w:ascii="Cambria Math" w:hAnsi="Cambria Math" w:cs="Cambria Math"/>
          <w:i/>
          <w:iCs/>
          <w:sz w:val="28"/>
          <w:szCs w:val="28"/>
        </w:rPr>
        <w:t xml:space="preserve"> 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значение.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Такую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функцию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обычно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называют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экстремалью</w:t>
      </w:r>
      <w:r w:rsidR="009E6A7F">
        <w:rPr>
          <w:i/>
          <w:iCs/>
          <w:sz w:val="28"/>
          <w:szCs w:val="28"/>
        </w:rPr>
        <w:t xml:space="preserve"> </w:t>
      </w:r>
      <w:r w:rsidRPr="00F531DA">
        <w:rPr>
          <w:sz w:val="28"/>
          <w:szCs w:val="28"/>
        </w:rPr>
        <w:t>функционала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(</w:t>
      </w:r>
      <w:r w:rsidR="00547CBD">
        <w:rPr>
          <w:sz w:val="28"/>
          <w:szCs w:val="28"/>
        </w:rPr>
        <w:t>2.2</w:t>
      </w:r>
      <w:r w:rsidRPr="008617A5">
        <w:rPr>
          <w:sz w:val="28"/>
          <w:szCs w:val="28"/>
        </w:rPr>
        <w:t>).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Задачу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отыскания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экстремали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функционала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(</w:t>
      </w:r>
      <w:r w:rsidR="00547CBD">
        <w:rPr>
          <w:sz w:val="28"/>
          <w:szCs w:val="28"/>
        </w:rPr>
        <w:t>2.2</w:t>
      </w:r>
      <w:r w:rsidRPr="008617A5">
        <w:rPr>
          <w:sz w:val="28"/>
          <w:szCs w:val="28"/>
        </w:rPr>
        <w:t>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классе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функций</w:t>
      </w:r>
      <w:r w:rsidR="009E6A7F">
        <w:rPr>
          <w:sz w:val="28"/>
          <w:szCs w:val="28"/>
        </w:rPr>
        <w:t xml:space="preserve"> </w:t>
      </w:r>
      <w:r w:rsidR="00E92C42" w:rsidRPr="0088297F">
        <w:rPr>
          <w:i/>
          <w:iCs/>
          <w:sz w:val="28"/>
          <w:szCs w:val="28"/>
          <w:lang w:val="en-US"/>
        </w:rPr>
        <w:t>y</w:t>
      </w:r>
      <w:r w:rsidR="009E6A7F" w:rsidRPr="0088297F">
        <w:rPr>
          <w:i/>
          <w:iCs/>
          <w:sz w:val="28"/>
          <w:szCs w:val="28"/>
        </w:rPr>
        <w:t xml:space="preserve"> </w:t>
      </w:r>
      <w:r w:rsidR="00E92C42" w:rsidRPr="0088297F">
        <w:rPr>
          <w:rFonts w:ascii="Cambria Math" w:hAnsi="Cambria Math" w:cs="Cambria Math"/>
          <w:i/>
          <w:iCs/>
          <w:sz w:val="28"/>
          <w:szCs w:val="28"/>
        </w:rPr>
        <w:t>∈</w:t>
      </w:r>
      <w:r w:rsidR="009E6A7F" w:rsidRPr="0088297F">
        <w:rPr>
          <w:rFonts w:ascii="Cambria Math" w:hAnsi="Cambria Math" w:cs="Cambria Math"/>
          <w:i/>
          <w:iCs/>
          <w:sz w:val="28"/>
          <w:szCs w:val="28"/>
        </w:rPr>
        <w:t xml:space="preserve"> </w:t>
      </w:r>
      <w:r w:rsidR="00E92C42" w:rsidRPr="0088297F">
        <w:rPr>
          <w:rFonts w:ascii="Cambria Math" w:hAnsi="Cambria Math" w:cs="Cambria Math"/>
          <w:i/>
          <w:iCs/>
          <w:sz w:val="28"/>
          <w:szCs w:val="28"/>
          <w:lang w:val="en-US"/>
        </w:rPr>
        <w:t>W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называют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еще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задачей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закрепленными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концами.</w:t>
      </w:r>
    </w:p>
    <w:p w14:paraId="3CC49EE6" w14:textId="5532ED84" w:rsidR="0088297F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Одним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из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наиболее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ярких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результатов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начального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периода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развития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исчисления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явилась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теорема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Эйлера,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согласно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которой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задача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нахождения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экстремали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функционала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(</w:t>
      </w:r>
      <w:r w:rsidR="00547CBD">
        <w:rPr>
          <w:sz w:val="28"/>
          <w:szCs w:val="28"/>
        </w:rPr>
        <w:t>2.2</w:t>
      </w:r>
      <w:r w:rsidRPr="008617A5">
        <w:rPr>
          <w:sz w:val="28"/>
          <w:szCs w:val="28"/>
        </w:rPr>
        <w:t>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сводится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задаче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отыскания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решения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обыкновенного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дифференциального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уравнения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множестве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функций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у(х)</w:t>
      </w:r>
      <w:r w:rsidR="009E6A7F">
        <w:rPr>
          <w:i/>
          <w:iCs/>
          <w:sz w:val="28"/>
          <w:szCs w:val="28"/>
        </w:rPr>
        <w:t xml:space="preserve"> </w:t>
      </w:r>
      <w:r w:rsidR="00616A50" w:rsidRPr="00E92C42">
        <w:rPr>
          <w:rFonts w:ascii="Cambria Math" w:hAnsi="Cambria Math" w:cs="Cambria Math"/>
          <w:sz w:val="28"/>
          <w:szCs w:val="28"/>
        </w:rPr>
        <w:t>∈</w:t>
      </w:r>
      <w:r w:rsidR="009E6A7F">
        <w:rPr>
          <w:i/>
          <w:iCs/>
          <w:sz w:val="28"/>
          <w:szCs w:val="28"/>
        </w:rPr>
        <w:t xml:space="preserve"> </w:t>
      </w:r>
      <w:r w:rsidR="00616A50">
        <w:rPr>
          <w:i/>
          <w:iCs/>
          <w:sz w:val="28"/>
          <w:szCs w:val="28"/>
          <w:lang w:val="en-US"/>
        </w:rPr>
        <w:t>W</w:t>
      </w:r>
      <w:r w:rsidRPr="008617A5">
        <w:rPr>
          <w:i/>
          <w:iCs/>
          <w:sz w:val="28"/>
          <w:szCs w:val="28"/>
        </w:rPr>
        <w:t>.</w:t>
      </w:r>
      <w:r w:rsidR="009E6A7F">
        <w:rPr>
          <w:sz w:val="28"/>
          <w:szCs w:val="28"/>
        </w:rPr>
        <w:t xml:space="preserve"> </w:t>
      </w:r>
    </w:p>
    <w:p w14:paraId="4253C124" w14:textId="2E7427D4" w:rsidR="008617A5" w:rsidRPr="0088297F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Это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уравнение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имеет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вид</w:t>
      </w:r>
      <w:r w:rsidR="0088297F">
        <w:rPr>
          <w:sz w:val="28"/>
          <w:szCs w:val="28"/>
          <w:lang w:val="en-US"/>
        </w:rPr>
        <w:t>:</w:t>
      </w:r>
    </w:p>
    <w:p w14:paraId="70AA36C4" w14:textId="5C1DB296" w:rsidR="00616A50" w:rsidRDefault="00616A50" w:rsidP="00A00E44">
      <w:pPr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A00E44" w14:paraId="7CDE368F" w14:textId="77777777" w:rsidTr="00A00E44">
        <w:tc>
          <w:tcPr>
            <w:tcW w:w="9214" w:type="dxa"/>
          </w:tcPr>
          <w:p w14:paraId="19D0CA02" w14:textId="4BCDA612" w:rsidR="00A00E44" w:rsidRPr="00AA72C5" w:rsidRDefault="00CD0EE5" w:rsidP="00282A72">
            <w:pPr>
              <w:pStyle w:val="ad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 - </m:t>
                </m:r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∂x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∂ý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 = 0,</m:t>
                </m:r>
              </m:oMath>
            </m:oMathPara>
          </w:p>
        </w:tc>
        <w:tc>
          <w:tcPr>
            <w:tcW w:w="469" w:type="dxa"/>
          </w:tcPr>
          <w:p w14:paraId="79E26233" w14:textId="0590F3DF" w:rsidR="00A00E44" w:rsidRDefault="00A00E44" w:rsidP="00AA72C5">
            <w:pPr>
              <w:pStyle w:val="ad"/>
              <w:spacing w:before="180" w:after="120"/>
              <w:jc w:val="right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2.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0B2ABBBE" w14:textId="07B67D5A" w:rsidR="008617A5" w:rsidRDefault="008617A5" w:rsidP="00A00E44">
      <w:pPr>
        <w:ind w:firstLine="708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или,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развернутом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виде,</w:t>
      </w:r>
    </w:p>
    <w:p w14:paraId="428D3F53" w14:textId="509894F4" w:rsidR="00616A50" w:rsidRPr="00AA72C5" w:rsidRDefault="00616A50" w:rsidP="00AA72C5">
      <w:pPr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AA72C5" w14:paraId="65588039" w14:textId="77777777" w:rsidTr="00AA72C5">
        <w:tc>
          <w:tcPr>
            <w:tcW w:w="9214" w:type="dxa"/>
          </w:tcPr>
          <w:p w14:paraId="58CA535B" w14:textId="30599073" w:rsidR="00AA72C5" w:rsidRPr="00282A72" w:rsidRDefault="00CD0EE5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 xml:space="preserve"> - </m:t>
                </m:r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∂x∂y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 xml:space="preserve"> ́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 xml:space="preserve"> - </m:t>
                </m:r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∂y∂y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 xml:space="preserve"> ̋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*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 xml:space="preserve"> ́- </m:t>
                </m:r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 xml:space="preserve"> ̋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*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 xml:space="preserve"> ̋= 0.</m:t>
                </m:r>
              </m:oMath>
            </m:oMathPara>
          </w:p>
        </w:tc>
        <w:tc>
          <w:tcPr>
            <w:tcW w:w="469" w:type="dxa"/>
          </w:tcPr>
          <w:p w14:paraId="64ECA3E5" w14:textId="207CDE4A" w:rsidR="00AA72C5" w:rsidRPr="00282A72" w:rsidRDefault="00AA72C5" w:rsidP="00AA72C5">
            <w:pPr>
              <w:pStyle w:val="ad"/>
              <w:spacing w:before="180" w:after="240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2.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01710D91" w14:textId="0135B1E9" w:rsidR="008617A5" w:rsidRPr="00A50AF9" w:rsidRDefault="008617A5" w:rsidP="00AA72C5">
      <w:pPr>
        <w:ind w:firstLine="708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Уравнение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(2</w:t>
      </w:r>
      <w:r w:rsidR="00547CBD">
        <w:rPr>
          <w:sz w:val="28"/>
          <w:szCs w:val="28"/>
        </w:rPr>
        <w:t>.3</w:t>
      </w:r>
      <w:r w:rsidRPr="008617A5">
        <w:rPr>
          <w:sz w:val="28"/>
          <w:szCs w:val="28"/>
        </w:rPr>
        <w:t>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обычно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называют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уравнением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Эйлера</w:t>
      </w:r>
      <w:r w:rsidRPr="008617A5">
        <w:rPr>
          <w:i/>
          <w:iCs/>
          <w:sz w:val="28"/>
          <w:szCs w:val="28"/>
        </w:rPr>
        <w:t>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этим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уравнениям,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очевидно,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следует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добавить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краевые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условия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у(а)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А,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</w:t>
      </w:r>
      <w:r w:rsidR="00863693">
        <w:rPr>
          <w:i/>
          <w:iCs/>
          <w:sz w:val="28"/>
          <w:szCs w:val="28"/>
          <w:lang w:val="en-US"/>
        </w:rPr>
        <w:t>b</w:t>
      </w:r>
      <w:r w:rsidRPr="008617A5">
        <w:rPr>
          <w:i/>
          <w:iCs/>
          <w:sz w:val="28"/>
          <w:szCs w:val="28"/>
        </w:rPr>
        <w:t>)</w:t>
      </w:r>
      <w:r w:rsidR="009E6A7F">
        <w:rPr>
          <w:i/>
          <w:iCs/>
          <w:sz w:val="28"/>
          <w:szCs w:val="28"/>
        </w:rPr>
        <w:t xml:space="preserve"> </w:t>
      </w:r>
      <w:r w:rsidR="00863693" w:rsidRPr="00863693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Естественно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также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предполагать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существование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непрерывность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производных,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присутствующих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уравнении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(2</w:t>
      </w:r>
      <w:r w:rsidR="00547CBD">
        <w:rPr>
          <w:sz w:val="28"/>
          <w:szCs w:val="28"/>
        </w:rPr>
        <w:t>.4</w:t>
      </w:r>
      <w:r w:rsidRPr="00547CBD">
        <w:rPr>
          <w:sz w:val="28"/>
          <w:szCs w:val="28"/>
        </w:rPr>
        <w:t>)</w:t>
      </w:r>
      <w:r w:rsidRPr="008617A5">
        <w:rPr>
          <w:i/>
          <w:iCs/>
          <w:sz w:val="28"/>
          <w:szCs w:val="28"/>
        </w:rPr>
        <w:t>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Основным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звеном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выводе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уравнения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Эйлера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является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следующая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лемма,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принадлежащая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Лагранжу</w:t>
      </w:r>
      <w:del w:id="52" w:author="Maxim Romaniuk" w:date="2022-11-07T09:36:00Z">
        <w:r w:rsidRPr="008617A5" w:rsidDel="00A50AF9">
          <w:rPr>
            <w:sz w:val="28"/>
            <w:szCs w:val="28"/>
          </w:rPr>
          <w:delText>.</w:delText>
        </w:r>
      </w:del>
      <w:r w:rsidR="009E6A7F">
        <w:rPr>
          <w:sz w:val="28"/>
          <w:szCs w:val="28"/>
        </w:rPr>
        <w:t xml:space="preserve"> </w:t>
      </w:r>
      <w:r w:rsidR="00F531DA" w:rsidRPr="00096A4B">
        <w:rPr>
          <w:sz w:val="28"/>
          <w:szCs w:val="28"/>
        </w:rPr>
        <w:t>[4]</w:t>
      </w:r>
      <w:ins w:id="53" w:author="Maxim Romaniuk" w:date="2022-11-07T09:36:00Z">
        <w:r w:rsidR="00A50AF9" w:rsidRPr="00A50AF9">
          <w:rPr>
            <w:sz w:val="28"/>
            <w:szCs w:val="28"/>
            <w:rPrChange w:id="54" w:author="Maxim Romaniuk" w:date="2022-11-07T09:36:00Z">
              <w:rPr>
                <w:sz w:val="28"/>
                <w:szCs w:val="28"/>
                <w:lang w:val="en-US"/>
              </w:rPr>
            </w:rPrChange>
          </w:rPr>
          <w:t>.</w:t>
        </w:r>
      </w:ins>
    </w:p>
    <w:p w14:paraId="69222739" w14:textId="6943F364" w:rsidR="008617A5" w:rsidRPr="008617A5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b/>
          <w:bCs/>
          <w:sz w:val="28"/>
          <w:szCs w:val="28"/>
        </w:rPr>
        <w:t>Лемма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1.</w:t>
      </w:r>
    </w:p>
    <w:p w14:paraId="3CA7F2B0" w14:textId="25B2D676" w:rsidR="00A00E44" w:rsidRPr="008617A5" w:rsidRDefault="008617A5" w:rsidP="0057714D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Пусть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М(х)</w:t>
      </w:r>
      <w:r w:rsidR="009E6A7F">
        <w:rPr>
          <w:i/>
          <w:iCs/>
          <w:sz w:val="28"/>
          <w:szCs w:val="28"/>
        </w:rPr>
        <w:t xml:space="preserve"> </w:t>
      </w:r>
      <w:r w:rsidR="00EE63F1">
        <w:rPr>
          <w:i/>
          <w:iCs/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Pr="0088297F">
        <w:rPr>
          <w:sz w:val="28"/>
          <w:szCs w:val="28"/>
        </w:rPr>
        <w:t>[а,</w:t>
      </w:r>
      <w:r w:rsidR="009E6A7F" w:rsidRPr="0088297F">
        <w:rPr>
          <w:sz w:val="28"/>
          <w:szCs w:val="28"/>
        </w:rPr>
        <w:t xml:space="preserve"> </w:t>
      </w:r>
      <w:r w:rsidR="004772F5" w:rsidRPr="0088297F">
        <w:rPr>
          <w:sz w:val="28"/>
          <w:szCs w:val="28"/>
          <w:lang w:val="en-US"/>
        </w:rPr>
        <w:t>b</w:t>
      </w:r>
      <w:r w:rsidR="004772F5" w:rsidRPr="0088297F">
        <w:rPr>
          <w:sz w:val="28"/>
          <w:szCs w:val="28"/>
        </w:rPr>
        <w:t>]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функция,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а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Pr="008617A5">
        <w:rPr>
          <w:i/>
          <w:iCs/>
          <w:sz w:val="28"/>
          <w:szCs w:val="28"/>
        </w:rPr>
        <w:t>(х)</w:t>
      </w:r>
      <w:r w:rsidR="009E6A7F">
        <w:rPr>
          <w:sz w:val="28"/>
          <w:szCs w:val="28"/>
        </w:rPr>
        <w:t xml:space="preserve"> </w:t>
      </w:r>
      <w:r w:rsidR="00EE63F1">
        <w:rPr>
          <w:sz w:val="28"/>
          <w:szCs w:val="28"/>
        </w:rPr>
        <w:t xml:space="preserve">– </w:t>
      </w:r>
      <w:r w:rsidRPr="008617A5">
        <w:rPr>
          <w:sz w:val="28"/>
          <w:szCs w:val="28"/>
        </w:rPr>
        <w:t>функция,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дифференцируемая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этом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обращающаяся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нуль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концах: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="004772F5" w:rsidRPr="008617A5">
        <w:rPr>
          <w:i/>
          <w:iCs/>
          <w:sz w:val="28"/>
          <w:szCs w:val="28"/>
        </w:rPr>
        <w:t>(</w:t>
      </w:r>
      <w:r w:rsidR="004772F5">
        <w:rPr>
          <w:i/>
          <w:iCs/>
          <w:sz w:val="28"/>
          <w:szCs w:val="28"/>
          <w:lang w:val="en-US"/>
        </w:rPr>
        <w:t>a</w:t>
      </w:r>
      <w:r w:rsidR="004772F5" w:rsidRPr="008617A5">
        <w:rPr>
          <w:i/>
          <w:iCs/>
          <w:sz w:val="28"/>
          <w:szCs w:val="28"/>
        </w:rPr>
        <w:t>)</w:t>
      </w:r>
      <w:r w:rsidR="009E6A7F">
        <w:rPr>
          <w:i/>
          <w:iCs/>
          <w:sz w:val="28"/>
          <w:szCs w:val="28"/>
        </w:rPr>
        <w:t xml:space="preserve"> </w:t>
      </w:r>
      <w:r w:rsidR="004772F5" w:rsidRPr="004772F5">
        <w:rPr>
          <w:i/>
          <w:iCs/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="004772F5" w:rsidRPr="008617A5">
        <w:rPr>
          <w:i/>
          <w:iCs/>
          <w:sz w:val="28"/>
          <w:szCs w:val="28"/>
        </w:rPr>
        <w:t>(</w:t>
      </w:r>
      <w:r w:rsidR="004772F5">
        <w:rPr>
          <w:i/>
          <w:iCs/>
          <w:sz w:val="28"/>
          <w:szCs w:val="28"/>
          <w:lang w:val="en-US"/>
        </w:rPr>
        <w:t>b</w:t>
      </w:r>
      <w:r w:rsidR="004772F5" w:rsidRPr="008617A5">
        <w:rPr>
          <w:i/>
          <w:iCs/>
          <w:sz w:val="28"/>
          <w:szCs w:val="28"/>
        </w:rPr>
        <w:t>)</w:t>
      </w:r>
      <w:r w:rsidR="009E6A7F">
        <w:rPr>
          <w:sz w:val="28"/>
          <w:szCs w:val="28"/>
        </w:rPr>
        <w:t xml:space="preserve"> </w:t>
      </w:r>
      <w:r w:rsidR="004772F5" w:rsidRPr="004772F5">
        <w:rPr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w:r w:rsidR="004772F5" w:rsidRPr="004772F5">
        <w:rPr>
          <w:sz w:val="28"/>
          <w:szCs w:val="28"/>
        </w:rPr>
        <w:t>0.</w:t>
      </w:r>
      <w:r w:rsidR="009E6A7F">
        <w:rPr>
          <w:sz w:val="28"/>
          <w:szCs w:val="28"/>
        </w:rPr>
        <w:t xml:space="preserve"> </w:t>
      </w:r>
    </w:p>
    <w:p w14:paraId="7FEC8AD9" w14:textId="64AB794B" w:rsidR="008617A5" w:rsidRPr="00547CBD" w:rsidRDefault="008617A5" w:rsidP="00B83DD8">
      <w:pPr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57714D" w14:paraId="34F9CCAB" w14:textId="77777777" w:rsidTr="0057714D">
        <w:trPr>
          <w:trHeight w:val="357"/>
        </w:trPr>
        <w:tc>
          <w:tcPr>
            <w:tcW w:w="9214" w:type="dxa"/>
            <w:vAlign w:val="center"/>
          </w:tcPr>
          <w:p w14:paraId="66C1001F" w14:textId="215914B4" w:rsidR="0057714D" w:rsidRPr="00282A72" w:rsidRDefault="0057714D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M(x)η(x)</m:t>
                    </m:r>
                    <m:box>
                      <m:boxPr>
                        <m:diff m:val="1"/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dx.</m:t>
                        </m:r>
                      </m:e>
                    </m:box>
                  </m:e>
                </m:nary>
              </m:oMath>
            </m:oMathPara>
          </w:p>
        </w:tc>
        <w:tc>
          <w:tcPr>
            <w:tcW w:w="469" w:type="dxa"/>
            <w:vAlign w:val="center"/>
          </w:tcPr>
          <w:p w14:paraId="152E86E5" w14:textId="5E48FCED" w:rsidR="0057714D" w:rsidRPr="0057714D" w:rsidRDefault="00061B0E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678A95CD" w14:textId="77777777" w:rsidR="00547CBD" w:rsidRDefault="00547CBD" w:rsidP="0057714D">
      <w:pPr>
        <w:jc w:val="both"/>
        <w:rPr>
          <w:sz w:val="28"/>
          <w:szCs w:val="28"/>
        </w:rPr>
      </w:pPr>
    </w:p>
    <w:p w14:paraId="309793C7" w14:textId="2A72D478" w:rsidR="008617A5" w:rsidRPr="008617A5" w:rsidRDefault="00B83DD8" w:rsidP="00B83DD8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Положим,</w:t>
      </w:r>
      <w:r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интеграл</w:t>
      </w:r>
      <w:r>
        <w:rPr>
          <w:sz w:val="28"/>
          <w:szCs w:val="28"/>
        </w:rPr>
        <w:t xml:space="preserve"> (2.5) </w:t>
      </w:r>
      <w:r w:rsidR="008617A5" w:rsidRPr="008617A5">
        <w:rPr>
          <w:sz w:val="28"/>
          <w:szCs w:val="28"/>
        </w:rPr>
        <w:t>обращается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нуль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любом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выборе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функции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(</w:t>
      </w:r>
      <w:r w:rsidR="00863693">
        <w:rPr>
          <w:sz w:val="28"/>
          <w:szCs w:val="28"/>
          <w:lang w:val="en-US"/>
        </w:rPr>
        <w:t>x</w:t>
      </w:r>
      <w:r w:rsidR="008617A5" w:rsidRPr="008617A5">
        <w:rPr>
          <w:sz w:val="28"/>
          <w:szCs w:val="28"/>
        </w:rPr>
        <w:t>)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указанными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выше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свойствами.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Тогда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функция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М(х)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тождественно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равна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нулю</w:t>
      </w:r>
      <w:r w:rsidR="009E6A7F">
        <w:rPr>
          <w:sz w:val="28"/>
          <w:szCs w:val="28"/>
        </w:rPr>
        <w:t xml:space="preserve"> </w:t>
      </w:r>
      <w:r w:rsidR="008617A5" w:rsidRPr="000813E4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="00863693" w:rsidRPr="000813E4">
        <w:rPr>
          <w:sz w:val="28"/>
          <w:szCs w:val="28"/>
        </w:rPr>
        <w:t>[</w:t>
      </w:r>
      <w:r w:rsidR="008617A5" w:rsidRPr="000813E4">
        <w:rPr>
          <w:sz w:val="28"/>
          <w:szCs w:val="28"/>
        </w:rPr>
        <w:t>а,</w:t>
      </w:r>
      <w:r w:rsidR="009E6A7F">
        <w:rPr>
          <w:sz w:val="28"/>
          <w:szCs w:val="28"/>
        </w:rPr>
        <w:t xml:space="preserve"> </w:t>
      </w:r>
      <w:r w:rsidR="00863693" w:rsidRPr="000813E4">
        <w:rPr>
          <w:sz w:val="28"/>
          <w:szCs w:val="28"/>
          <w:lang w:val="en-US"/>
        </w:rPr>
        <w:t>b</w:t>
      </w:r>
      <w:r w:rsidR="00863693" w:rsidRPr="000813E4">
        <w:rPr>
          <w:sz w:val="28"/>
          <w:szCs w:val="28"/>
        </w:rPr>
        <w:t>]</w:t>
      </w:r>
      <w:r w:rsidR="008617A5" w:rsidRPr="000813E4">
        <w:rPr>
          <w:sz w:val="28"/>
          <w:szCs w:val="28"/>
        </w:rPr>
        <w:t>.</w:t>
      </w:r>
    </w:p>
    <w:p w14:paraId="0B44C9C9" w14:textId="28FA0235" w:rsidR="008617A5" w:rsidRPr="008617A5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b/>
          <w:bCs/>
          <w:sz w:val="28"/>
          <w:szCs w:val="28"/>
        </w:rPr>
        <w:t>Лемма</w:t>
      </w:r>
      <w:r w:rsidR="009E6A7F">
        <w:rPr>
          <w:b/>
          <w:bCs/>
          <w:sz w:val="28"/>
          <w:szCs w:val="28"/>
        </w:rPr>
        <w:t xml:space="preserve"> </w:t>
      </w:r>
      <w:r w:rsidRPr="008617A5">
        <w:rPr>
          <w:b/>
          <w:bCs/>
          <w:sz w:val="28"/>
          <w:szCs w:val="28"/>
        </w:rPr>
        <w:t>2.</w:t>
      </w:r>
    </w:p>
    <w:p w14:paraId="103B38FE" w14:textId="77777777" w:rsidR="00EE63F1" w:rsidRDefault="008617A5" w:rsidP="00EE63F1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Пусть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М(х)</w:t>
      </w:r>
      <w:r w:rsidR="009E6A7F">
        <w:rPr>
          <w:i/>
          <w:iCs/>
          <w:sz w:val="28"/>
          <w:szCs w:val="28"/>
        </w:rPr>
        <w:t xml:space="preserve"> </w:t>
      </w:r>
      <w:r w:rsidR="00EE63F1">
        <w:rPr>
          <w:i/>
          <w:iCs/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0813E4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Pr="000813E4">
        <w:rPr>
          <w:sz w:val="28"/>
          <w:szCs w:val="28"/>
        </w:rPr>
        <w:t>[а,</w:t>
      </w:r>
      <w:r w:rsidR="009E6A7F">
        <w:rPr>
          <w:sz w:val="28"/>
          <w:szCs w:val="28"/>
        </w:rPr>
        <w:t xml:space="preserve"> </w:t>
      </w:r>
      <w:r w:rsidR="004772F5" w:rsidRPr="000813E4">
        <w:rPr>
          <w:sz w:val="28"/>
          <w:szCs w:val="28"/>
          <w:lang w:val="en-US"/>
        </w:rPr>
        <w:t>b</w:t>
      </w:r>
      <w:r w:rsidRPr="000813E4">
        <w:rPr>
          <w:sz w:val="28"/>
          <w:szCs w:val="28"/>
        </w:rPr>
        <w:t>]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функция,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а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(х)</w:t>
      </w:r>
      <w:r w:rsidR="009E6A7F">
        <w:rPr>
          <w:sz w:val="28"/>
          <w:szCs w:val="28"/>
        </w:rPr>
        <w:t xml:space="preserve"> </w:t>
      </w:r>
      <w:r w:rsidR="00EE63F1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функция,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дифференцируемая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этом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обращающаяся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нуль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</w:p>
    <w:p w14:paraId="0E4F3CBD" w14:textId="6773D915" w:rsidR="00EE63F1" w:rsidRDefault="00EE63F1" w:rsidP="00EE63F1">
      <w:pPr>
        <w:jc w:val="both"/>
        <w:rPr>
          <w:sz w:val="28"/>
          <w:szCs w:val="28"/>
        </w:rPr>
      </w:pPr>
      <w:r w:rsidRPr="008617A5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концах: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Pr="008617A5">
        <w:rPr>
          <w:i/>
          <w:iCs/>
          <w:sz w:val="28"/>
          <w:szCs w:val="28"/>
        </w:rPr>
        <w:t>(</w:t>
      </w:r>
      <w:r>
        <w:rPr>
          <w:i/>
          <w:iCs/>
          <w:sz w:val="28"/>
          <w:szCs w:val="28"/>
          <w:lang w:val="en-US"/>
        </w:rPr>
        <w:t>a</w:t>
      </w:r>
      <w:r w:rsidRPr="008617A5">
        <w:rPr>
          <w:i/>
          <w:iCs/>
          <w:sz w:val="28"/>
          <w:szCs w:val="28"/>
        </w:rPr>
        <w:t>)</w:t>
      </w:r>
      <w:r>
        <w:rPr>
          <w:i/>
          <w:iCs/>
          <w:sz w:val="28"/>
          <w:szCs w:val="28"/>
        </w:rPr>
        <w:t xml:space="preserve"> </w:t>
      </w:r>
      <w:r w:rsidRPr="004772F5">
        <w:rPr>
          <w:i/>
          <w:iCs/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Pr="008617A5">
        <w:rPr>
          <w:i/>
          <w:iCs/>
          <w:sz w:val="28"/>
          <w:szCs w:val="28"/>
        </w:rPr>
        <w:t>(</w:t>
      </w:r>
      <w:r>
        <w:rPr>
          <w:i/>
          <w:iCs/>
          <w:sz w:val="28"/>
          <w:szCs w:val="28"/>
          <w:lang w:val="en-US"/>
        </w:rPr>
        <w:t>b</w:t>
      </w:r>
      <w:r w:rsidRPr="008617A5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4772F5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4772F5">
        <w:rPr>
          <w:sz w:val="28"/>
          <w:szCs w:val="28"/>
        </w:rPr>
        <w:t>0</w:t>
      </w:r>
      <w:r w:rsidRPr="008617A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D18B69E" w14:textId="5B103FCA" w:rsidR="008617A5" w:rsidRPr="00B83DD8" w:rsidRDefault="008617A5" w:rsidP="00B83DD8">
      <w:pPr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B83DD8" w14:paraId="18637667" w14:textId="77777777" w:rsidTr="00B83DD8">
        <w:tc>
          <w:tcPr>
            <w:tcW w:w="9214" w:type="dxa"/>
            <w:vAlign w:val="center"/>
          </w:tcPr>
          <w:p w14:paraId="358C1D49" w14:textId="464F5B07" w:rsidR="00B83DD8" w:rsidRPr="00282A72" w:rsidRDefault="00B83DD8" w:rsidP="00B83DD8">
            <w:pPr>
              <w:jc w:val="center"/>
              <w:rPr>
                <w:sz w:val="28"/>
                <w:szCs w:val="28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M(x)η ́(x)</m:t>
                    </m:r>
                    <m:box>
                      <m:boxPr>
                        <m:diff m:val="1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dx</m:t>
                        </m:r>
                      </m:e>
                    </m:box>
                  </m:e>
                </m:nary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469" w:type="dxa"/>
            <w:vAlign w:val="center"/>
          </w:tcPr>
          <w:p w14:paraId="5B4C4798" w14:textId="0E1643CF" w:rsidR="00B83DD8" w:rsidRPr="00282A72" w:rsidRDefault="00B83DD8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2.6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573B9181" w14:textId="77777777" w:rsidR="00A00E44" w:rsidRPr="004772F5" w:rsidRDefault="00A00E44" w:rsidP="00A00E44">
      <w:pPr>
        <w:rPr>
          <w:sz w:val="28"/>
          <w:szCs w:val="28"/>
        </w:rPr>
      </w:pPr>
    </w:p>
    <w:p w14:paraId="6822B81E" w14:textId="33C599A5" w:rsidR="008617A5" w:rsidRPr="008617A5" w:rsidRDefault="00B83DD8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Положим,</w:t>
      </w:r>
      <w:r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интегра</w:t>
      </w:r>
      <w:r>
        <w:rPr>
          <w:sz w:val="28"/>
          <w:szCs w:val="28"/>
        </w:rPr>
        <w:t>л</w:t>
      </w:r>
      <w:r>
        <w:rPr>
          <w:sz w:val="28"/>
          <w:szCs w:val="28"/>
        </w:rPr>
        <w:t xml:space="preserve"> (2.6) </w:t>
      </w:r>
      <w:r w:rsidR="008617A5" w:rsidRPr="008617A5">
        <w:rPr>
          <w:sz w:val="28"/>
          <w:szCs w:val="28"/>
        </w:rPr>
        <w:t>обращается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нуль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любом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выборе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функции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у(х)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указанными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выше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свойствами.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Тогда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функция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М(х)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постоянна</w:t>
      </w:r>
      <w:r w:rsidR="009E6A7F">
        <w:rPr>
          <w:sz w:val="28"/>
          <w:szCs w:val="28"/>
        </w:rPr>
        <w:t xml:space="preserve"> </w:t>
      </w:r>
      <w:r w:rsidR="008617A5" w:rsidRPr="0048074C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="004772F5" w:rsidRPr="0048074C">
        <w:rPr>
          <w:sz w:val="28"/>
          <w:szCs w:val="28"/>
        </w:rPr>
        <w:t>[</w:t>
      </w:r>
      <w:r w:rsidR="004772F5" w:rsidRPr="0048074C">
        <w:rPr>
          <w:sz w:val="28"/>
          <w:szCs w:val="28"/>
          <w:lang w:val="en-US"/>
        </w:rPr>
        <w:t>a</w:t>
      </w:r>
      <w:r w:rsidR="004772F5" w:rsidRPr="0048074C">
        <w:rPr>
          <w:sz w:val="28"/>
          <w:szCs w:val="28"/>
        </w:rPr>
        <w:t>,</w:t>
      </w:r>
      <w:r w:rsidR="004772F5" w:rsidRPr="0048074C">
        <w:rPr>
          <w:sz w:val="28"/>
          <w:szCs w:val="28"/>
          <w:lang w:val="en-US"/>
        </w:rPr>
        <w:t>b</w:t>
      </w:r>
      <w:r w:rsidR="004772F5" w:rsidRPr="0048074C">
        <w:rPr>
          <w:sz w:val="28"/>
          <w:szCs w:val="28"/>
        </w:rPr>
        <w:t>]</w:t>
      </w:r>
      <w:r w:rsidR="008617A5" w:rsidRPr="0048074C">
        <w:rPr>
          <w:sz w:val="28"/>
          <w:szCs w:val="28"/>
        </w:rPr>
        <w:t>.</w:t>
      </w:r>
    </w:p>
    <w:p w14:paraId="49AB7981" w14:textId="113C84EC" w:rsidR="008617A5" w:rsidRPr="00EE63F1" w:rsidRDefault="008617A5" w:rsidP="00EE63F1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Обе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приведенные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выше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леммы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математике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заслужили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название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основной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леммы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исчисления.</w:t>
      </w:r>
    </w:p>
    <w:p w14:paraId="57FF9572" w14:textId="77777777" w:rsidR="00AA72C5" w:rsidRDefault="00AA72C5" w:rsidP="0007398A">
      <w:pPr>
        <w:spacing w:line="259" w:lineRule="auto"/>
        <w:jc w:val="both"/>
        <w:rPr>
          <w:b/>
          <w:bCs/>
          <w:color w:val="000000"/>
          <w:sz w:val="28"/>
          <w:szCs w:val="28"/>
        </w:rPr>
      </w:pPr>
    </w:p>
    <w:p w14:paraId="1354DBC7" w14:textId="49597A99" w:rsidR="0048074C" w:rsidRDefault="0007398A" w:rsidP="00AA72C5">
      <w:pPr>
        <w:spacing w:line="259" w:lineRule="auto"/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</w:t>
      </w:r>
      <w:r w:rsidR="0048074C" w:rsidRPr="00A7236F">
        <w:rPr>
          <w:b/>
          <w:bCs/>
          <w:color w:val="000000"/>
          <w:sz w:val="28"/>
          <w:szCs w:val="28"/>
        </w:rPr>
        <w:t>.</w:t>
      </w:r>
      <w:r>
        <w:rPr>
          <w:b/>
          <w:bCs/>
          <w:color w:val="000000"/>
          <w:sz w:val="28"/>
          <w:szCs w:val="28"/>
        </w:rPr>
        <w:t>2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48074C" w:rsidRPr="00A7236F">
        <w:rPr>
          <w:b/>
          <w:bCs/>
          <w:color w:val="000000"/>
          <w:sz w:val="28"/>
          <w:szCs w:val="28"/>
        </w:rPr>
        <w:t>Классификация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48074C" w:rsidRPr="00A7236F">
        <w:rPr>
          <w:b/>
          <w:bCs/>
          <w:color w:val="000000"/>
          <w:sz w:val="28"/>
          <w:szCs w:val="28"/>
        </w:rPr>
        <w:t>задач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48074C" w:rsidRPr="00A7236F">
        <w:rPr>
          <w:b/>
          <w:bCs/>
          <w:color w:val="000000"/>
          <w:sz w:val="28"/>
          <w:szCs w:val="28"/>
        </w:rPr>
        <w:t>математического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48074C" w:rsidRPr="00A7236F">
        <w:rPr>
          <w:b/>
          <w:bCs/>
          <w:color w:val="000000"/>
          <w:sz w:val="28"/>
          <w:szCs w:val="28"/>
        </w:rPr>
        <w:t>программирования</w:t>
      </w:r>
    </w:p>
    <w:p w14:paraId="5BB2AD0C" w14:textId="41CE6174" w:rsidR="00AA72C5" w:rsidRDefault="00AA72C5" w:rsidP="00AA72C5">
      <w:pPr>
        <w:spacing w:line="259" w:lineRule="auto"/>
        <w:ind w:firstLine="708"/>
        <w:jc w:val="both"/>
        <w:rPr>
          <w:b/>
          <w:bCs/>
          <w:color w:val="000000"/>
          <w:sz w:val="28"/>
          <w:szCs w:val="28"/>
        </w:rPr>
      </w:pPr>
    </w:p>
    <w:p w14:paraId="42FE6CC3" w14:textId="77777777" w:rsidR="007B3A97" w:rsidRPr="00F531DA" w:rsidRDefault="007B3A97" w:rsidP="007B3A97">
      <w:pPr>
        <w:ind w:firstLine="708"/>
        <w:jc w:val="both"/>
        <w:rPr>
          <w:sz w:val="28"/>
          <w:szCs w:val="28"/>
        </w:rPr>
      </w:pPr>
      <w:r w:rsidRPr="003A73DF">
        <w:rPr>
          <w:sz w:val="28"/>
          <w:szCs w:val="28"/>
        </w:rPr>
        <w:t>Способ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нахождения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экстремума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определяется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классом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задачи.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перед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тем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получить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математическую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модель,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выполнить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четыре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следующих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этапа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моделирования</w:t>
      </w:r>
      <w:r w:rsidRPr="00F531D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[4]</w:t>
      </w:r>
    </w:p>
    <w:p w14:paraId="359F5F77" w14:textId="500DAB8B" w:rsidR="007B3A97" w:rsidRPr="00B83DD8" w:rsidRDefault="007B3A97" w:rsidP="00B83DD8">
      <w:pPr>
        <w:pStyle w:val="a3"/>
        <w:numPr>
          <w:ilvl w:val="0"/>
          <w:numId w:val="19"/>
        </w:numPr>
        <w:jc w:val="both"/>
        <w:rPr>
          <w:sz w:val="28"/>
          <w:szCs w:val="28"/>
        </w:rPr>
      </w:pPr>
      <w:commentRangeStart w:id="55"/>
      <w:r w:rsidRPr="00B83DD8">
        <w:rPr>
          <w:sz w:val="28"/>
          <w:szCs w:val="28"/>
        </w:rPr>
        <w:t xml:space="preserve">Определение границ системы оптимизации. </w:t>
      </w:r>
    </w:p>
    <w:p w14:paraId="3E1E1DEA" w14:textId="77777777" w:rsidR="007B3A97" w:rsidRPr="003A73DF" w:rsidRDefault="007B3A97" w:rsidP="007B3A97">
      <w:pPr>
        <w:ind w:firstLine="708"/>
        <w:jc w:val="both"/>
        <w:rPr>
          <w:sz w:val="28"/>
          <w:szCs w:val="28"/>
        </w:rPr>
      </w:pPr>
      <w:r w:rsidRPr="003A73DF">
        <w:rPr>
          <w:sz w:val="28"/>
          <w:szCs w:val="28"/>
        </w:rPr>
        <w:t>Отбрасываем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те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связи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объекта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оптимизации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внешним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миром,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сильно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повлиять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результат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оптимизации,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точнее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те,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решение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упрощается.</w:t>
      </w:r>
    </w:p>
    <w:p w14:paraId="246E7100" w14:textId="78233329" w:rsidR="007B3A97" w:rsidRPr="00B83DD8" w:rsidRDefault="007B3A97" w:rsidP="00B83DD8">
      <w:pPr>
        <w:pStyle w:val="a3"/>
        <w:numPr>
          <w:ilvl w:val="0"/>
          <w:numId w:val="19"/>
        </w:numPr>
        <w:jc w:val="both"/>
        <w:rPr>
          <w:sz w:val="28"/>
          <w:szCs w:val="28"/>
        </w:rPr>
      </w:pPr>
      <w:r w:rsidRPr="00B83DD8">
        <w:rPr>
          <w:sz w:val="28"/>
          <w:szCs w:val="28"/>
        </w:rPr>
        <w:t xml:space="preserve">Выбор управляемых переменных. </w:t>
      </w:r>
    </w:p>
    <w:p w14:paraId="3BF1E26B" w14:textId="005DD93A" w:rsidR="007B3A97" w:rsidRPr="003A73DF" w:rsidRDefault="004B1DD8" w:rsidP="007B3A9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7B3A97" w:rsidRPr="003A73DF">
        <w:rPr>
          <w:sz w:val="28"/>
          <w:szCs w:val="28"/>
        </w:rPr>
        <w:t>Замораживаем</w:t>
      </w:r>
      <w:r>
        <w:rPr>
          <w:sz w:val="28"/>
          <w:szCs w:val="28"/>
        </w:rPr>
        <w:t>»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значения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некоторых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переменных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(неуправляемые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переменные).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Другие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оставляем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принимать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любые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значения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из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области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допустимых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решений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(управляемые</w:t>
      </w:r>
      <w:r w:rsidR="007B3A97">
        <w:rPr>
          <w:sz w:val="28"/>
          <w:szCs w:val="28"/>
        </w:rPr>
        <w:t xml:space="preserve"> </w:t>
      </w:r>
      <w:r w:rsidR="007B3A97" w:rsidRPr="003A73DF">
        <w:rPr>
          <w:sz w:val="28"/>
          <w:szCs w:val="28"/>
        </w:rPr>
        <w:t>переменные).</w:t>
      </w:r>
    </w:p>
    <w:p w14:paraId="015E1F23" w14:textId="1EDCB0AF" w:rsidR="007B3A97" w:rsidRPr="00B83DD8" w:rsidRDefault="007B3A97" w:rsidP="00B83DD8">
      <w:pPr>
        <w:pStyle w:val="a3"/>
        <w:numPr>
          <w:ilvl w:val="0"/>
          <w:numId w:val="19"/>
        </w:numPr>
        <w:jc w:val="both"/>
        <w:rPr>
          <w:sz w:val="28"/>
          <w:szCs w:val="28"/>
        </w:rPr>
      </w:pPr>
      <w:r w:rsidRPr="00B83DD8">
        <w:rPr>
          <w:sz w:val="28"/>
          <w:szCs w:val="28"/>
        </w:rPr>
        <w:t>Определение ограничений на управляемые переменные.</w:t>
      </w:r>
    </w:p>
    <w:p w14:paraId="07E13218" w14:textId="7E8AC2FF" w:rsidR="007B3A97" w:rsidRPr="00B83DD8" w:rsidRDefault="007B3A97" w:rsidP="00B83DD8">
      <w:pPr>
        <w:pStyle w:val="a3"/>
        <w:numPr>
          <w:ilvl w:val="0"/>
          <w:numId w:val="19"/>
        </w:numPr>
        <w:rPr>
          <w:sz w:val="28"/>
          <w:szCs w:val="28"/>
        </w:rPr>
      </w:pPr>
      <w:r w:rsidRPr="00B83DD8">
        <w:rPr>
          <w:sz w:val="28"/>
          <w:szCs w:val="28"/>
        </w:rPr>
        <w:lastRenderedPageBreak/>
        <w:t>Выбор числового критерия оптимизации.</w:t>
      </w:r>
      <w:commentRangeEnd w:id="55"/>
      <w:r w:rsidR="000D4E3E">
        <w:rPr>
          <w:rStyle w:val="af3"/>
        </w:rPr>
        <w:commentReference w:id="55"/>
      </w:r>
    </w:p>
    <w:p w14:paraId="415496BA" w14:textId="1E15C17C" w:rsidR="00A7236F" w:rsidRDefault="00CF4275">
      <w:pPr>
        <w:ind w:firstLine="708"/>
        <w:jc w:val="both"/>
        <w:rPr>
          <w:sz w:val="28"/>
          <w:szCs w:val="28"/>
        </w:rPr>
        <w:pPrChange w:id="56" w:author="Maxim Romaniuk" w:date="2022-11-07T09:39:00Z">
          <w:pPr>
            <w:ind w:firstLine="708"/>
          </w:pPr>
        </w:pPrChange>
      </w:pPr>
      <w:r w:rsidRPr="00CF427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зависимости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вида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целевой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функции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ограничений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сформировался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ряд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классов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задач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математического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программирования</w:t>
      </w:r>
      <w:ins w:id="57" w:author="Maxim Romaniuk" w:date="2022-11-07T09:38:00Z">
        <w:r w:rsidR="00137366" w:rsidRPr="00137366">
          <w:rPr>
            <w:sz w:val="28"/>
            <w:szCs w:val="28"/>
            <w:rPrChange w:id="58" w:author="Maxim Romaniuk" w:date="2022-11-07T09:38:00Z">
              <w:rPr>
                <w:sz w:val="28"/>
                <w:szCs w:val="28"/>
                <w:lang w:val="en-US"/>
              </w:rPr>
            </w:rPrChange>
          </w:rPr>
          <w:t xml:space="preserve">, </w:t>
        </w:r>
      </w:ins>
      <w:ins w:id="59" w:author="Maxim Romaniuk" w:date="2022-11-07T09:40:00Z">
        <w:r w:rsidR="00CA1477">
          <w:rPr>
            <w:sz w:val="28"/>
            <w:szCs w:val="28"/>
          </w:rPr>
          <w:t>которые представлены</w:t>
        </w:r>
      </w:ins>
      <w:ins w:id="60" w:author="Maxim Romaniuk" w:date="2022-11-07T09:38:00Z">
        <w:r w:rsidR="00137366">
          <w:rPr>
            <w:sz w:val="28"/>
            <w:szCs w:val="28"/>
          </w:rPr>
          <w:t xml:space="preserve"> в таблице</w:t>
        </w:r>
      </w:ins>
      <w:ins w:id="61" w:author="Maxim Romaniuk" w:date="2022-11-07T09:40:00Z">
        <w:r w:rsidR="0079299D">
          <w:rPr>
            <w:sz w:val="28"/>
            <w:szCs w:val="28"/>
          </w:rPr>
          <w:t xml:space="preserve"> 2.1</w:t>
        </w:r>
        <w:r w:rsidR="00CA1477">
          <w:rPr>
            <w:sz w:val="28"/>
            <w:szCs w:val="28"/>
          </w:rPr>
          <w:t>.</w:t>
        </w:r>
      </w:ins>
      <w:del w:id="62" w:author="Maxim Romaniuk" w:date="2022-11-07T09:38:00Z">
        <w:r w:rsidRPr="00CF4275" w:rsidDel="00137366">
          <w:rPr>
            <w:sz w:val="28"/>
            <w:szCs w:val="28"/>
          </w:rPr>
          <w:delText>:</w:delText>
        </w:r>
      </w:del>
    </w:p>
    <w:p w14:paraId="64510985" w14:textId="77777777" w:rsidR="00DF166E" w:rsidRDefault="00DF166E" w:rsidP="00DF166E">
      <w:pPr>
        <w:spacing w:line="259" w:lineRule="auto"/>
        <w:jc w:val="both"/>
        <w:rPr>
          <w:ins w:id="63" w:author="Maxim Romaniuk" w:date="2022-11-07T09:39:00Z"/>
          <w:sz w:val="28"/>
          <w:szCs w:val="28"/>
        </w:rPr>
      </w:pPr>
    </w:p>
    <w:p w14:paraId="281A74FF" w14:textId="4905EF7F" w:rsidR="00137366" w:rsidRPr="009617AD" w:rsidRDefault="00137366" w:rsidP="00DF166E">
      <w:pPr>
        <w:spacing w:line="259" w:lineRule="auto"/>
        <w:jc w:val="both"/>
        <w:rPr>
          <w:sz w:val="28"/>
          <w:szCs w:val="28"/>
        </w:rPr>
      </w:pPr>
      <w:ins w:id="64" w:author="Maxim Romaniuk" w:date="2022-11-07T09:39:00Z">
        <w:r>
          <w:rPr>
            <w:sz w:val="28"/>
            <w:szCs w:val="28"/>
          </w:rPr>
          <w:t>Т</w:t>
        </w:r>
      </w:ins>
      <w:ins w:id="65" w:author="Maxim Romaniuk" w:date="2022-11-07T09:40:00Z">
        <w:r w:rsidR="00CA1477">
          <w:rPr>
            <w:sz w:val="28"/>
            <w:szCs w:val="28"/>
          </w:rPr>
          <w:t>аблица</w:t>
        </w:r>
      </w:ins>
      <w:ins w:id="66" w:author="Maxim Romaniuk" w:date="2022-11-07T09:41:00Z">
        <w:r w:rsidR="00CA1477">
          <w:rPr>
            <w:sz w:val="28"/>
            <w:szCs w:val="28"/>
          </w:rPr>
          <w:t xml:space="preserve"> 2.1 – </w:t>
        </w:r>
        <w:r w:rsidR="006B3170">
          <w:rPr>
            <w:sz w:val="28"/>
            <w:szCs w:val="28"/>
          </w:rPr>
          <w:t>Классы задач математического программирования</w:t>
        </w:r>
      </w:ins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  <w:tblPrChange w:id="67" w:author="Maxim Romaniuk" w:date="2022-11-07T09:39:00Z">
          <w:tblPr>
            <w:tblStyle w:val="ae"/>
            <w:tblW w:w="0" w:type="auto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3681"/>
        <w:gridCol w:w="5997"/>
        <w:tblGridChange w:id="68">
          <w:tblGrid>
            <w:gridCol w:w="3681"/>
            <w:gridCol w:w="5997"/>
          </w:tblGrid>
        </w:tblGridChange>
      </w:tblGrid>
      <w:tr w:rsidR="009617AD" w14:paraId="66B23C92" w14:textId="77777777" w:rsidTr="00137366">
        <w:trPr>
          <w:trHeight w:val="234"/>
        </w:trPr>
        <w:tc>
          <w:tcPr>
            <w:tcW w:w="3681" w:type="dxa"/>
            <w:vAlign w:val="center"/>
            <w:tcPrChange w:id="69" w:author="Maxim Romaniuk" w:date="2022-11-07T09:39:00Z">
              <w:tcPr>
                <w:tcW w:w="3681" w:type="dxa"/>
              </w:tcPr>
            </w:tcPrChange>
          </w:tcPr>
          <w:p w14:paraId="48A79BB8" w14:textId="0F4DA0D2" w:rsidR="009617AD" w:rsidRPr="00137366" w:rsidRDefault="009617AD">
            <w:pPr>
              <w:spacing w:line="259" w:lineRule="auto"/>
              <w:jc w:val="center"/>
              <w:rPr>
                <w:sz w:val="28"/>
                <w:szCs w:val="28"/>
                <w:rPrChange w:id="70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pPrChange w:id="71" w:author="Maxim Romaniuk" w:date="2022-11-07T09:39:00Z">
                <w:pPr>
                  <w:spacing w:after="160" w:line="259" w:lineRule="auto"/>
                  <w:jc w:val="center"/>
                </w:pPr>
              </w:pPrChange>
            </w:pPr>
            <w:r w:rsidRPr="00137366">
              <w:rPr>
                <w:sz w:val="28"/>
                <w:szCs w:val="28"/>
                <w:rPrChange w:id="72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Клас</w:t>
            </w:r>
            <w:ins w:id="73" w:author="Maxim Romaniuk" w:date="2022-11-07T09:39:00Z">
              <w:r w:rsidR="00137366" w:rsidRPr="00137366">
                <w:rPr>
                  <w:sz w:val="28"/>
                  <w:szCs w:val="28"/>
                  <w:rPrChange w:id="74" w:author="Maxim Romaniuk" w:date="2022-11-07T09:39:00Z">
                    <w:rPr>
                      <w:b/>
                      <w:bCs/>
                      <w:sz w:val="28"/>
                      <w:szCs w:val="28"/>
                    </w:rPr>
                  </w:rPrChange>
                </w:rPr>
                <w:t>с</w:t>
              </w:r>
            </w:ins>
            <w:del w:id="75" w:author="Maxim Romaniuk" w:date="2022-11-07T09:39:00Z">
              <w:r w:rsidRPr="00137366" w:rsidDel="00137366">
                <w:rPr>
                  <w:sz w:val="28"/>
                  <w:szCs w:val="28"/>
                  <w:rPrChange w:id="76" w:author="Maxim Romaniuk" w:date="2022-11-07T09:39:00Z">
                    <w:rPr>
                      <w:b/>
                      <w:bCs/>
                      <w:sz w:val="28"/>
                      <w:szCs w:val="28"/>
                    </w:rPr>
                  </w:rPrChange>
                </w:rPr>
                <w:delText>с</w:delText>
              </w:r>
            </w:del>
          </w:p>
        </w:tc>
        <w:tc>
          <w:tcPr>
            <w:tcW w:w="5997" w:type="dxa"/>
            <w:vAlign w:val="center"/>
            <w:tcPrChange w:id="77" w:author="Maxim Romaniuk" w:date="2022-11-07T09:39:00Z">
              <w:tcPr>
                <w:tcW w:w="5997" w:type="dxa"/>
              </w:tcPr>
            </w:tcPrChange>
          </w:tcPr>
          <w:p w14:paraId="610DBA55" w14:textId="7D43AA13" w:rsidR="009617AD" w:rsidRPr="00137366" w:rsidRDefault="009617AD">
            <w:pPr>
              <w:spacing w:line="259" w:lineRule="auto"/>
              <w:jc w:val="center"/>
              <w:rPr>
                <w:sz w:val="28"/>
                <w:szCs w:val="28"/>
                <w:rPrChange w:id="78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pPrChange w:id="79" w:author="Maxim Romaniuk" w:date="2022-11-07T09:39:00Z">
                <w:pPr>
                  <w:spacing w:after="160" w:line="259" w:lineRule="auto"/>
                  <w:jc w:val="center"/>
                </w:pPr>
              </w:pPrChange>
            </w:pPr>
            <w:r w:rsidRPr="00137366">
              <w:rPr>
                <w:sz w:val="28"/>
                <w:szCs w:val="28"/>
                <w:rPrChange w:id="80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Особенности</w:t>
            </w:r>
          </w:p>
        </w:tc>
      </w:tr>
      <w:tr w:rsidR="009617AD" w14:paraId="211ECCEE" w14:textId="77777777" w:rsidTr="009617AD">
        <w:tc>
          <w:tcPr>
            <w:tcW w:w="3681" w:type="dxa"/>
          </w:tcPr>
          <w:p w14:paraId="5ECAAA3E" w14:textId="08D0BF7C" w:rsidR="009617AD" w:rsidRPr="00137366" w:rsidRDefault="009617AD" w:rsidP="009617AD">
            <w:pPr>
              <w:spacing w:after="160" w:line="259" w:lineRule="auto"/>
              <w:rPr>
                <w:sz w:val="28"/>
                <w:szCs w:val="28"/>
                <w:rPrChange w:id="81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</w:pPr>
            <w:r w:rsidRPr="00137366">
              <w:rPr>
                <w:sz w:val="28"/>
                <w:szCs w:val="28"/>
                <w:rPrChange w:id="82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Линейное</w:t>
            </w:r>
            <w:r w:rsidR="009E6A7F" w:rsidRPr="00137366">
              <w:rPr>
                <w:sz w:val="28"/>
                <w:szCs w:val="28"/>
                <w:rPrChange w:id="83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 xml:space="preserve"> </w:t>
            </w:r>
            <w:r w:rsidRPr="00137366">
              <w:rPr>
                <w:sz w:val="28"/>
                <w:szCs w:val="28"/>
                <w:rPrChange w:id="84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программирование</w:t>
            </w:r>
          </w:p>
        </w:tc>
        <w:tc>
          <w:tcPr>
            <w:tcW w:w="5997" w:type="dxa"/>
          </w:tcPr>
          <w:p w14:paraId="1FF1FA5F" w14:textId="5A010A1C" w:rsidR="009617AD" w:rsidRPr="009617AD" w:rsidRDefault="009617AD" w:rsidP="00DF166E">
            <w:pPr>
              <w:spacing w:line="259" w:lineRule="auto"/>
              <w:jc w:val="both"/>
              <w:rPr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Целевая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функция</w:t>
            </w:r>
            <w:r w:rsidR="009E6A7F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oMath>
            <w:r w:rsidRPr="009617AD">
              <w:rPr>
                <w:sz w:val="28"/>
                <w:szCs w:val="28"/>
              </w:rPr>
              <w:t>(</w:t>
            </w:r>
            <w:r w:rsidRPr="009617AD">
              <w:rPr>
                <w:sz w:val="28"/>
                <w:szCs w:val="28"/>
                <w:lang w:val="en-US"/>
              </w:rPr>
              <w:t>x</w:t>
            </w:r>
            <w:r w:rsidRPr="009617AD">
              <w:rPr>
                <w:sz w:val="28"/>
                <w:szCs w:val="28"/>
              </w:rPr>
              <w:t>)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ограничения</w:t>
            </w:r>
            <w:r w:rsidR="009E6A7F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oMath>
            <w:r w:rsidRPr="009617AD">
              <w:rPr>
                <w:sz w:val="28"/>
                <w:szCs w:val="28"/>
              </w:rPr>
              <w:t>(</w:t>
            </w:r>
            <w:r w:rsidRPr="009617AD">
              <w:rPr>
                <w:sz w:val="28"/>
                <w:szCs w:val="28"/>
                <w:lang w:val="en-US"/>
              </w:rPr>
              <w:t>x</w:t>
            </w:r>
            <w:r w:rsidRPr="009617AD">
              <w:rPr>
                <w:sz w:val="28"/>
                <w:szCs w:val="28"/>
              </w:rPr>
              <w:t>)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  <w:lang w:val="en-US"/>
              </w:rPr>
              <w:t>h</w:t>
            </w:r>
            <w:r w:rsidRPr="009617AD">
              <w:rPr>
                <w:sz w:val="28"/>
                <w:szCs w:val="28"/>
              </w:rPr>
              <w:t>(</w:t>
            </w:r>
            <w:r w:rsidRPr="009617AD">
              <w:rPr>
                <w:sz w:val="28"/>
                <w:szCs w:val="28"/>
                <w:lang w:val="en-US"/>
              </w:rPr>
              <w:t>x</w:t>
            </w:r>
            <w:r w:rsidRPr="009617AD">
              <w:rPr>
                <w:sz w:val="28"/>
                <w:szCs w:val="28"/>
              </w:rPr>
              <w:t>)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линейны.</w:t>
            </w:r>
          </w:p>
        </w:tc>
      </w:tr>
      <w:tr w:rsidR="009617AD" w14:paraId="24616B26" w14:textId="77777777" w:rsidTr="009617AD">
        <w:tc>
          <w:tcPr>
            <w:tcW w:w="3681" w:type="dxa"/>
          </w:tcPr>
          <w:p w14:paraId="35A885B4" w14:textId="1164D0D5" w:rsidR="009617AD" w:rsidRPr="00137366" w:rsidRDefault="009617AD" w:rsidP="009617AD">
            <w:pPr>
              <w:spacing w:after="160" w:line="259" w:lineRule="auto"/>
              <w:rPr>
                <w:sz w:val="28"/>
                <w:szCs w:val="28"/>
                <w:rPrChange w:id="85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</w:pPr>
            <w:r w:rsidRPr="00137366">
              <w:rPr>
                <w:sz w:val="28"/>
                <w:szCs w:val="28"/>
                <w:rPrChange w:id="86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Выпуклое</w:t>
            </w:r>
            <w:r w:rsidR="009E6A7F" w:rsidRPr="00137366">
              <w:rPr>
                <w:sz w:val="28"/>
                <w:szCs w:val="28"/>
                <w:rPrChange w:id="87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 xml:space="preserve"> </w:t>
            </w:r>
            <w:r w:rsidRPr="00137366">
              <w:rPr>
                <w:sz w:val="28"/>
                <w:szCs w:val="28"/>
                <w:rPrChange w:id="88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программирование</w:t>
            </w:r>
          </w:p>
        </w:tc>
        <w:tc>
          <w:tcPr>
            <w:tcW w:w="5997" w:type="dxa"/>
          </w:tcPr>
          <w:p w14:paraId="1D1E098F" w14:textId="2BA6FBE4" w:rsidR="009617AD" w:rsidRPr="009617AD" w:rsidRDefault="009617AD" w:rsidP="00DF166E">
            <w:pPr>
              <w:spacing w:line="259" w:lineRule="auto"/>
              <w:jc w:val="both"/>
              <w:rPr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Целевая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допустимое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множество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выпуклы.</w:t>
            </w:r>
          </w:p>
        </w:tc>
      </w:tr>
      <w:tr w:rsidR="009617AD" w14:paraId="7BB82080" w14:textId="77777777" w:rsidTr="009617AD">
        <w:tc>
          <w:tcPr>
            <w:tcW w:w="3681" w:type="dxa"/>
          </w:tcPr>
          <w:p w14:paraId="48584D1F" w14:textId="442BFC50" w:rsidR="009617AD" w:rsidRPr="00137366" w:rsidRDefault="009617AD" w:rsidP="009617AD">
            <w:pPr>
              <w:spacing w:after="160" w:line="259" w:lineRule="auto"/>
              <w:rPr>
                <w:sz w:val="28"/>
                <w:szCs w:val="28"/>
                <w:rPrChange w:id="89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</w:pPr>
            <w:r w:rsidRPr="00137366">
              <w:rPr>
                <w:sz w:val="28"/>
                <w:szCs w:val="28"/>
                <w:rPrChange w:id="90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Нелинейное</w:t>
            </w:r>
            <w:r w:rsidR="009E6A7F" w:rsidRPr="00137366">
              <w:rPr>
                <w:sz w:val="28"/>
                <w:szCs w:val="28"/>
                <w:rPrChange w:id="91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 xml:space="preserve"> </w:t>
            </w:r>
            <w:r w:rsidRPr="00137366">
              <w:rPr>
                <w:sz w:val="28"/>
                <w:szCs w:val="28"/>
                <w:rPrChange w:id="92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программирование</w:t>
            </w:r>
            <w:r w:rsidR="009E6A7F" w:rsidRPr="00137366">
              <w:rPr>
                <w:sz w:val="28"/>
                <w:szCs w:val="28"/>
                <w:rPrChange w:id="93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 xml:space="preserve">  </w:t>
            </w:r>
          </w:p>
        </w:tc>
        <w:tc>
          <w:tcPr>
            <w:tcW w:w="5997" w:type="dxa"/>
          </w:tcPr>
          <w:p w14:paraId="7E938090" w14:textId="027CF1D3" w:rsidR="009617AD" w:rsidRP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Ограничения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или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целевая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содержат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нелинейные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функции,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b/>
                <w:bCs/>
                <w:sz w:val="28"/>
                <w:szCs w:val="28"/>
              </w:rPr>
              <w:t>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является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подмножеством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конечномерного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вектороного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пространства.</w:t>
            </w:r>
          </w:p>
        </w:tc>
      </w:tr>
      <w:tr w:rsidR="009617AD" w14:paraId="27942C62" w14:textId="77777777" w:rsidTr="009617AD">
        <w:tc>
          <w:tcPr>
            <w:tcW w:w="3681" w:type="dxa"/>
          </w:tcPr>
          <w:p w14:paraId="61C3C902" w14:textId="11A82C48" w:rsidR="009617AD" w:rsidRPr="00137366" w:rsidRDefault="009617AD" w:rsidP="009617AD">
            <w:pPr>
              <w:spacing w:after="160" w:line="259" w:lineRule="auto"/>
              <w:rPr>
                <w:sz w:val="28"/>
                <w:szCs w:val="28"/>
                <w:rPrChange w:id="94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</w:pPr>
            <w:r w:rsidRPr="00137366">
              <w:rPr>
                <w:sz w:val="28"/>
                <w:szCs w:val="28"/>
                <w:rPrChange w:id="95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Целочисленное</w:t>
            </w:r>
            <w:r w:rsidR="009E6A7F" w:rsidRPr="00137366">
              <w:rPr>
                <w:sz w:val="28"/>
                <w:szCs w:val="28"/>
                <w:rPrChange w:id="96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 xml:space="preserve"> </w:t>
            </w:r>
            <w:r w:rsidRPr="00137366">
              <w:rPr>
                <w:sz w:val="28"/>
                <w:szCs w:val="28"/>
                <w:rPrChange w:id="97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программирование</w:t>
            </w:r>
          </w:p>
        </w:tc>
        <w:tc>
          <w:tcPr>
            <w:tcW w:w="5997" w:type="dxa"/>
          </w:tcPr>
          <w:p w14:paraId="2F032AF8" w14:textId="06A44A8C" w:rsidR="009617AD" w:rsidRP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Если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b/>
                <w:bCs/>
                <w:sz w:val="28"/>
                <w:szCs w:val="28"/>
              </w:rPr>
              <w:t>Х</w:t>
            </w:r>
            <w:r w:rsidR="009E6A7F">
              <w:rPr>
                <w:b/>
                <w:bCs/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является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подмножеством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множества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целых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чисел.</w:t>
            </w:r>
          </w:p>
        </w:tc>
      </w:tr>
      <w:tr w:rsidR="009617AD" w14:paraId="660B7C1F" w14:textId="77777777" w:rsidTr="009617AD">
        <w:tc>
          <w:tcPr>
            <w:tcW w:w="3681" w:type="dxa"/>
          </w:tcPr>
          <w:p w14:paraId="7A777F98" w14:textId="61D9A1CD" w:rsidR="009617AD" w:rsidRPr="00137366" w:rsidRDefault="009617AD" w:rsidP="009617AD">
            <w:pPr>
              <w:spacing w:after="160" w:line="259" w:lineRule="auto"/>
              <w:rPr>
                <w:sz w:val="28"/>
                <w:szCs w:val="28"/>
                <w:rPrChange w:id="98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</w:pPr>
            <w:r w:rsidRPr="00137366">
              <w:rPr>
                <w:sz w:val="28"/>
                <w:szCs w:val="28"/>
                <w:rPrChange w:id="99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Дискретное</w:t>
            </w:r>
            <w:r w:rsidR="009E6A7F" w:rsidRPr="00137366">
              <w:rPr>
                <w:sz w:val="28"/>
                <w:szCs w:val="28"/>
                <w:rPrChange w:id="100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 xml:space="preserve"> </w:t>
            </w:r>
            <w:r w:rsidRPr="00137366">
              <w:rPr>
                <w:sz w:val="28"/>
                <w:szCs w:val="28"/>
                <w:rPrChange w:id="101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программирование</w:t>
            </w:r>
            <w:ins w:id="102" w:author="Maxim Romaniuk" w:date="2022-11-07T09:42:00Z">
              <w:r w:rsidR="001E11B0">
                <w:rPr>
                  <w:sz w:val="28"/>
                  <w:szCs w:val="28"/>
                </w:rPr>
                <w:t xml:space="preserve"> </w:t>
              </w:r>
            </w:ins>
            <w:r w:rsidRPr="00137366">
              <w:rPr>
                <w:sz w:val="28"/>
                <w:szCs w:val="28"/>
                <w:rPrChange w:id="103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(ком</w:t>
            </w:r>
            <w:del w:id="104" w:author="Maxim Romaniuk" w:date="2022-11-07T09:42:00Z">
              <w:r w:rsidRPr="00137366" w:rsidDel="001E11B0">
                <w:rPr>
                  <w:sz w:val="28"/>
                  <w:szCs w:val="28"/>
                  <w:rPrChange w:id="105" w:author="Maxim Romaniuk" w:date="2022-11-07T09:39:00Z">
                    <w:rPr>
                      <w:b/>
                      <w:bCs/>
                      <w:sz w:val="28"/>
                      <w:szCs w:val="28"/>
                    </w:rPr>
                  </w:rPrChange>
                </w:rPr>
                <w:delText>-</w:delText>
              </w:r>
            </w:del>
            <w:r w:rsidRPr="00137366">
              <w:rPr>
                <w:sz w:val="28"/>
                <w:szCs w:val="28"/>
                <w:rPrChange w:id="106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би</w:t>
            </w:r>
            <w:ins w:id="107" w:author="Maxim Romaniuk" w:date="2022-11-07T09:42:00Z">
              <w:r w:rsidR="006C4C2B">
                <w:rPr>
                  <w:sz w:val="28"/>
                  <w:szCs w:val="28"/>
                </w:rPr>
                <w:t>-</w:t>
              </w:r>
            </w:ins>
            <w:r w:rsidRPr="00137366">
              <w:rPr>
                <w:sz w:val="28"/>
                <w:szCs w:val="28"/>
                <w:rPrChange w:id="108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наторная</w:t>
            </w:r>
            <w:r w:rsidR="009E6A7F" w:rsidRPr="00137366">
              <w:rPr>
                <w:sz w:val="28"/>
                <w:szCs w:val="28"/>
                <w:rPrChange w:id="109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 xml:space="preserve"> </w:t>
            </w:r>
            <w:r w:rsidRPr="00137366">
              <w:rPr>
                <w:sz w:val="28"/>
                <w:szCs w:val="28"/>
                <w:rPrChange w:id="110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оптимизация)</w:t>
            </w:r>
          </w:p>
        </w:tc>
        <w:tc>
          <w:tcPr>
            <w:tcW w:w="5997" w:type="dxa"/>
          </w:tcPr>
          <w:p w14:paraId="5566DBCF" w14:textId="432C8897" w:rsidR="009617AD" w:rsidRP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Если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b/>
                <w:sz w:val="28"/>
                <w:szCs w:val="28"/>
              </w:rPr>
              <w:t>Х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конечно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или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счетно,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решение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ищется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лишь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в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дискретных,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например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целочисленных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точках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множества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/>
                <w:sz w:val="28"/>
                <w:szCs w:val="28"/>
              </w:rPr>
              <w:t>Х</w:t>
            </w:r>
            <w:r w:rsidRPr="009617AD">
              <w:rPr>
                <w:bCs/>
                <w:sz w:val="28"/>
                <w:szCs w:val="28"/>
              </w:rPr>
              <w:t>.</w:t>
            </w:r>
            <w:r w:rsidR="009E6A7F">
              <w:rPr>
                <w:sz w:val="28"/>
                <w:szCs w:val="28"/>
              </w:rPr>
              <w:t xml:space="preserve"> </w:t>
            </w:r>
          </w:p>
        </w:tc>
      </w:tr>
      <w:tr w:rsidR="009617AD" w14:paraId="58A717EA" w14:textId="77777777" w:rsidTr="009617AD">
        <w:tc>
          <w:tcPr>
            <w:tcW w:w="3681" w:type="dxa"/>
          </w:tcPr>
          <w:p w14:paraId="61A5AEFD" w14:textId="4F15D466" w:rsidR="009617AD" w:rsidRPr="00137366" w:rsidRDefault="009617AD" w:rsidP="009617AD">
            <w:pPr>
              <w:spacing w:after="160" w:line="259" w:lineRule="auto"/>
              <w:rPr>
                <w:sz w:val="28"/>
                <w:szCs w:val="28"/>
                <w:rPrChange w:id="111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</w:pPr>
            <w:r w:rsidRPr="00137366">
              <w:rPr>
                <w:sz w:val="28"/>
                <w:szCs w:val="28"/>
                <w:rPrChange w:id="112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Квадратичное</w:t>
            </w:r>
            <w:r w:rsidR="009E6A7F" w:rsidRPr="00137366">
              <w:rPr>
                <w:sz w:val="28"/>
                <w:szCs w:val="28"/>
                <w:rPrChange w:id="113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 xml:space="preserve"> </w:t>
            </w:r>
            <w:r w:rsidRPr="00137366">
              <w:rPr>
                <w:sz w:val="28"/>
                <w:szCs w:val="28"/>
                <w:rPrChange w:id="114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программирование</w:t>
            </w:r>
          </w:p>
        </w:tc>
        <w:tc>
          <w:tcPr>
            <w:tcW w:w="5997" w:type="dxa"/>
          </w:tcPr>
          <w:p w14:paraId="2C37182C" w14:textId="5BEEB31D" w:rsidR="009617AD" w:rsidRP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Целевая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квадратична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выпукла,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допустимое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множество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определяется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линейными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равенствами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или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неравенствами.</w:t>
            </w:r>
          </w:p>
        </w:tc>
      </w:tr>
      <w:tr w:rsidR="009617AD" w14:paraId="72C80442" w14:textId="77777777" w:rsidTr="009617AD">
        <w:tc>
          <w:tcPr>
            <w:tcW w:w="3681" w:type="dxa"/>
          </w:tcPr>
          <w:p w14:paraId="1D4D543C" w14:textId="7520F4FB" w:rsidR="009617AD" w:rsidRPr="00137366" w:rsidRDefault="009617AD" w:rsidP="009617AD">
            <w:pPr>
              <w:spacing w:after="160" w:line="259" w:lineRule="auto"/>
              <w:rPr>
                <w:sz w:val="28"/>
                <w:szCs w:val="28"/>
                <w:rPrChange w:id="115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</w:pPr>
            <w:r w:rsidRPr="00137366">
              <w:rPr>
                <w:sz w:val="28"/>
                <w:szCs w:val="28"/>
                <w:rPrChange w:id="116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Параметрическое</w:t>
            </w:r>
            <w:r w:rsidR="009E6A7F" w:rsidRPr="00137366">
              <w:rPr>
                <w:sz w:val="28"/>
                <w:szCs w:val="28"/>
                <w:rPrChange w:id="117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 xml:space="preserve"> </w:t>
            </w:r>
            <w:r w:rsidRPr="00137366">
              <w:rPr>
                <w:sz w:val="28"/>
                <w:szCs w:val="28"/>
                <w:rPrChange w:id="118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программирование</w:t>
            </w:r>
          </w:p>
        </w:tc>
        <w:tc>
          <w:tcPr>
            <w:tcW w:w="5997" w:type="dxa"/>
          </w:tcPr>
          <w:p w14:paraId="3AA54EAD" w14:textId="6D2B91B1" w:rsid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Раздел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математического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программирования,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изучающий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задачи,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отличие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которых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от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других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задач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состоит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в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следующем.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Коэфициенты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целевой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функции,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или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числовые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характеристики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ограничений,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или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те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другие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предполагаются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не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постоянными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величинами,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а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функциями,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зависящими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от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некоторых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параметров.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Причем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чаще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всего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эта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зависимость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носит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линейный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характер.</w:t>
            </w:r>
          </w:p>
        </w:tc>
      </w:tr>
      <w:tr w:rsidR="009617AD" w14:paraId="1C612903" w14:textId="77777777" w:rsidTr="009617AD">
        <w:tc>
          <w:tcPr>
            <w:tcW w:w="3681" w:type="dxa"/>
          </w:tcPr>
          <w:p w14:paraId="7E5847C4" w14:textId="628B5CAF" w:rsidR="009617AD" w:rsidRPr="00137366" w:rsidRDefault="009617AD" w:rsidP="009617AD">
            <w:pPr>
              <w:spacing w:after="160" w:line="259" w:lineRule="auto"/>
              <w:rPr>
                <w:sz w:val="28"/>
                <w:szCs w:val="28"/>
                <w:rPrChange w:id="119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</w:pPr>
            <w:r w:rsidRPr="00137366">
              <w:rPr>
                <w:sz w:val="28"/>
                <w:szCs w:val="28"/>
                <w:rPrChange w:id="120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Динамическое</w:t>
            </w:r>
            <w:r w:rsidR="009E6A7F" w:rsidRPr="00137366">
              <w:rPr>
                <w:sz w:val="28"/>
                <w:szCs w:val="28"/>
                <w:rPrChange w:id="121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 xml:space="preserve"> </w:t>
            </w:r>
            <w:r w:rsidRPr="00137366">
              <w:rPr>
                <w:sz w:val="28"/>
                <w:szCs w:val="28"/>
                <w:rPrChange w:id="122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программирование</w:t>
            </w:r>
          </w:p>
        </w:tc>
        <w:tc>
          <w:tcPr>
            <w:tcW w:w="5997" w:type="dxa"/>
          </w:tcPr>
          <w:p w14:paraId="1BC62AB5" w14:textId="08E0486A" w:rsidR="009617AD" w:rsidRP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Способ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решений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сложных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задач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путем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разбиения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на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более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простые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подзадачи.</w:t>
            </w:r>
          </w:p>
        </w:tc>
      </w:tr>
      <w:tr w:rsidR="009617AD" w14:paraId="66FC7348" w14:textId="77777777" w:rsidTr="009617AD">
        <w:tc>
          <w:tcPr>
            <w:tcW w:w="3681" w:type="dxa"/>
          </w:tcPr>
          <w:p w14:paraId="566F27F6" w14:textId="7A32245A" w:rsidR="009617AD" w:rsidRPr="00137366" w:rsidRDefault="009617AD" w:rsidP="009617AD">
            <w:pPr>
              <w:spacing w:after="160" w:line="259" w:lineRule="auto"/>
              <w:rPr>
                <w:sz w:val="28"/>
                <w:szCs w:val="28"/>
                <w:rPrChange w:id="123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</w:pPr>
            <w:r w:rsidRPr="00137366">
              <w:rPr>
                <w:sz w:val="28"/>
                <w:szCs w:val="28"/>
                <w:rPrChange w:id="124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Стохастическое</w:t>
            </w:r>
            <w:r w:rsidR="009E6A7F" w:rsidRPr="00137366">
              <w:rPr>
                <w:sz w:val="28"/>
                <w:szCs w:val="28"/>
                <w:rPrChange w:id="125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 xml:space="preserve"> </w:t>
            </w:r>
            <w:r w:rsidRPr="00137366">
              <w:rPr>
                <w:sz w:val="28"/>
                <w:szCs w:val="28"/>
                <w:rPrChange w:id="126" w:author="Maxim Romaniuk" w:date="2022-11-07T09:39:00Z">
                  <w:rPr>
                    <w:b/>
                    <w:bCs/>
                    <w:sz w:val="28"/>
                    <w:szCs w:val="28"/>
                  </w:rPr>
                </w:rPrChange>
              </w:rPr>
              <w:t>программирование</w:t>
            </w:r>
          </w:p>
        </w:tc>
        <w:tc>
          <w:tcPr>
            <w:tcW w:w="5997" w:type="dxa"/>
          </w:tcPr>
          <w:p w14:paraId="015CFA56" w14:textId="0255AD25" w:rsid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отличие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детермированных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задач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здесь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входная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информация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носит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элементы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неопределенности</w:t>
            </w:r>
            <w:r w:rsidRPr="00A7236F">
              <w:rPr>
                <w:sz w:val="28"/>
                <w:szCs w:val="28"/>
              </w:rPr>
              <w:t>.</w:t>
            </w:r>
          </w:p>
        </w:tc>
      </w:tr>
    </w:tbl>
    <w:p w14:paraId="2219AC35" w14:textId="77777777" w:rsidR="00E2395E" w:rsidRDefault="00E2395E" w:rsidP="00E2395E">
      <w:pPr>
        <w:ind w:firstLine="708"/>
        <w:jc w:val="both"/>
        <w:rPr>
          <w:sz w:val="28"/>
          <w:szCs w:val="28"/>
        </w:rPr>
      </w:pPr>
    </w:p>
    <w:p w14:paraId="6CE4623A" w14:textId="4646B850" w:rsidR="00DF166E" w:rsidRDefault="00E2395E" w:rsidP="00E2395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Задачи перечисленных разделов обладают следующим свойством</w:t>
      </w:r>
      <w:r w:rsidRPr="00E71A38">
        <w:rPr>
          <w:sz w:val="28"/>
          <w:szCs w:val="28"/>
        </w:rPr>
        <w:t>:</w:t>
      </w:r>
      <w:r>
        <w:rPr>
          <w:sz w:val="28"/>
          <w:szCs w:val="28"/>
        </w:rPr>
        <w:t xml:space="preserve"> всякая точка локального минимума является оптимальной точкой. Несколько в стороне находятся так называемые многоэкстремальные задачи – задачи, для которых указанное свойство не выполняется.</w:t>
      </w:r>
    </w:p>
    <w:p w14:paraId="73F9C033" w14:textId="33EF2AA6" w:rsidR="00913217" w:rsidRDefault="0048074C" w:rsidP="00E2395E">
      <w:pPr>
        <w:spacing w:after="160" w:line="259" w:lineRule="auto"/>
        <w:jc w:val="both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br w:type="page"/>
      </w:r>
    </w:p>
    <w:p w14:paraId="0982EC3B" w14:textId="775E7F1B" w:rsidR="00913217" w:rsidRDefault="0007398A" w:rsidP="0063060A">
      <w:pPr>
        <w:ind w:left="907" w:hanging="227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3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913217" w:rsidRPr="00913217">
        <w:rPr>
          <w:b/>
          <w:bCs/>
          <w:color w:val="000000"/>
          <w:sz w:val="32"/>
          <w:szCs w:val="32"/>
        </w:rPr>
        <w:t>МЕТОД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913217" w:rsidRPr="00913217">
        <w:rPr>
          <w:b/>
          <w:bCs/>
          <w:color w:val="000000"/>
          <w:sz w:val="32"/>
          <w:szCs w:val="32"/>
        </w:rPr>
        <w:t>ЛИНЕЙНОГО</w:t>
      </w:r>
      <w:r w:rsidR="00B83DD8">
        <w:rPr>
          <w:b/>
          <w:bCs/>
          <w:color w:val="000000"/>
          <w:sz w:val="32"/>
          <w:szCs w:val="32"/>
        </w:rPr>
        <w:t xml:space="preserve"> </w:t>
      </w:r>
      <w:r w:rsidR="00913217" w:rsidRPr="00913217">
        <w:rPr>
          <w:b/>
          <w:bCs/>
          <w:color w:val="000000"/>
          <w:sz w:val="32"/>
          <w:szCs w:val="32"/>
        </w:rPr>
        <w:t>ПРОГРАММИРОВАНИЯ,</w:t>
      </w:r>
      <w:r w:rsidR="0063060A">
        <w:rPr>
          <w:b/>
          <w:bCs/>
          <w:color w:val="000000"/>
          <w:sz w:val="32"/>
          <w:szCs w:val="32"/>
        </w:rPr>
        <w:t xml:space="preserve"> </w:t>
      </w:r>
      <w:r w:rsidR="00913217" w:rsidRPr="00913217">
        <w:rPr>
          <w:b/>
          <w:bCs/>
          <w:color w:val="000000"/>
          <w:sz w:val="32"/>
          <w:szCs w:val="32"/>
        </w:rPr>
        <w:t>СИМПЛЕКС-МЕТОД</w:t>
      </w:r>
    </w:p>
    <w:p w14:paraId="52A38A8C" w14:textId="77777777" w:rsidR="00DF166E" w:rsidRPr="00DF166E" w:rsidRDefault="00DF166E" w:rsidP="00DF166E">
      <w:pPr>
        <w:ind w:left="708"/>
        <w:rPr>
          <w:b/>
          <w:bCs/>
          <w:color w:val="000000"/>
          <w:sz w:val="28"/>
          <w:szCs w:val="28"/>
        </w:rPr>
      </w:pPr>
    </w:p>
    <w:p w14:paraId="05A9B9C8" w14:textId="670705AF" w:rsidR="00B5762B" w:rsidRDefault="00B5762B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597E93">
        <w:rPr>
          <w:color w:val="000000" w:themeColor="text1"/>
          <w:sz w:val="28"/>
          <w:szCs w:val="28"/>
        </w:rPr>
        <w:t>Задачи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линейного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программирования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канонической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форме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широко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распространены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инженерной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практике,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решения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разработана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большая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группа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методов,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основным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которых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является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симплекс-метод.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Рассмотрим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решение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задачи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линейного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программирования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канонической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форме.</w:t>
      </w:r>
    </w:p>
    <w:p w14:paraId="1371E8D6" w14:textId="77777777" w:rsidR="00DF166E" w:rsidRPr="00597E93" w:rsidRDefault="00DF166E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1C5FDD86" w14:textId="2D24144E" w:rsidR="00B5762B" w:rsidRDefault="0007398A" w:rsidP="00DF166E">
      <w:pPr>
        <w:spacing w:line="259" w:lineRule="auto"/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3</w:t>
      </w:r>
      <w:r w:rsidR="00B5762B" w:rsidRPr="00597E93">
        <w:rPr>
          <w:b/>
          <w:bCs/>
          <w:color w:val="000000"/>
          <w:sz w:val="28"/>
          <w:szCs w:val="28"/>
        </w:rPr>
        <w:t>.1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B5762B" w:rsidRPr="00597E93">
        <w:rPr>
          <w:b/>
          <w:bCs/>
          <w:color w:val="000000"/>
          <w:sz w:val="28"/>
          <w:szCs w:val="28"/>
        </w:rPr>
        <w:t>Постановка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B5762B" w:rsidRPr="00597E93">
        <w:rPr>
          <w:b/>
          <w:bCs/>
          <w:color w:val="000000"/>
          <w:sz w:val="28"/>
          <w:szCs w:val="28"/>
        </w:rPr>
        <w:t>задач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B5762B" w:rsidRPr="00597E93">
        <w:rPr>
          <w:b/>
          <w:bCs/>
          <w:color w:val="000000"/>
          <w:sz w:val="28"/>
          <w:szCs w:val="28"/>
        </w:rPr>
        <w:t>линейного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B5762B" w:rsidRPr="00597E93">
        <w:rPr>
          <w:b/>
          <w:bCs/>
          <w:color w:val="000000"/>
          <w:sz w:val="28"/>
          <w:szCs w:val="28"/>
        </w:rPr>
        <w:t>программирования</w:t>
      </w:r>
    </w:p>
    <w:p w14:paraId="17338DA7" w14:textId="77777777" w:rsidR="00DF166E" w:rsidRPr="00597E93" w:rsidRDefault="00DF166E" w:rsidP="00DF166E">
      <w:pPr>
        <w:spacing w:line="259" w:lineRule="auto"/>
        <w:jc w:val="both"/>
        <w:rPr>
          <w:b/>
          <w:bCs/>
          <w:color w:val="000000"/>
          <w:sz w:val="28"/>
          <w:szCs w:val="28"/>
        </w:rPr>
      </w:pPr>
    </w:p>
    <w:p w14:paraId="4855C18D" w14:textId="2DD60A29" w:rsidR="00B31CCF" w:rsidRDefault="002D57A3" w:rsidP="00DF166E">
      <w:pPr>
        <w:spacing w:line="259" w:lineRule="auto"/>
        <w:ind w:firstLine="708"/>
        <w:jc w:val="both"/>
        <w:rPr>
          <w:sz w:val="28"/>
          <w:szCs w:val="28"/>
        </w:rPr>
      </w:pPr>
      <w:r w:rsidRPr="00597E93">
        <w:rPr>
          <w:sz w:val="28"/>
          <w:szCs w:val="28"/>
        </w:rPr>
        <w:t>Общим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</w:t>
      </w:r>
      <w:r w:rsidR="009E6A7F">
        <w:rPr>
          <w:sz w:val="28"/>
          <w:szCs w:val="28"/>
        </w:rPr>
        <w:t xml:space="preserve"> </w:t>
      </w:r>
      <w:r w:rsidR="00B31CCF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="00B31CCF">
        <w:rPr>
          <w:sz w:val="28"/>
          <w:szCs w:val="28"/>
        </w:rPr>
        <w:t>математического</w:t>
      </w:r>
      <w:r w:rsidR="009E6A7F">
        <w:rPr>
          <w:sz w:val="28"/>
          <w:szCs w:val="28"/>
        </w:rPr>
        <w:t xml:space="preserve"> </w:t>
      </w:r>
      <w:r w:rsidR="00B31CCF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является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то,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них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стоит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проблема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поиска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наибольшего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наименьшего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(оптимального)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значения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некоторой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функции,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отражающей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цель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управления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системой.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Поиск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оптимального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значения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осуществляется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некотором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подмножестве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допустимых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значений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переменных,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описывающих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состояние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этой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системы.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Рассмотренные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позволяют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представить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одной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из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нижеследующих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форм.</w:t>
      </w:r>
      <w:r w:rsidR="009E6A7F">
        <w:rPr>
          <w:sz w:val="28"/>
          <w:szCs w:val="28"/>
        </w:rPr>
        <w:t xml:space="preserve"> </w:t>
      </w:r>
    </w:p>
    <w:p w14:paraId="6B6BA9D9" w14:textId="23987970" w:rsidR="00B5762B" w:rsidRDefault="002D57A3" w:rsidP="00DF166E">
      <w:pPr>
        <w:spacing w:line="259" w:lineRule="auto"/>
        <w:ind w:firstLine="708"/>
        <w:jc w:val="both"/>
        <w:rPr>
          <w:sz w:val="28"/>
          <w:szCs w:val="28"/>
        </w:rPr>
      </w:pPr>
      <w:r w:rsidRPr="00B31CCF">
        <w:rPr>
          <w:b/>
          <w:bCs/>
          <w:sz w:val="28"/>
          <w:szCs w:val="28"/>
        </w:rPr>
        <w:t>Общей</w:t>
      </w:r>
      <w:r w:rsidR="009E6A7F">
        <w:rPr>
          <w:b/>
          <w:bCs/>
          <w:sz w:val="28"/>
          <w:szCs w:val="28"/>
        </w:rPr>
        <w:t xml:space="preserve"> </w:t>
      </w:r>
      <w:r w:rsidRPr="00B31CCF">
        <w:rPr>
          <w:b/>
          <w:bCs/>
          <w:sz w:val="28"/>
          <w:szCs w:val="28"/>
        </w:rPr>
        <w:t>задачей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называют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задачу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найти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такое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решение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X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597E93">
        <w:rPr>
          <w:sz w:val="28"/>
          <w:szCs w:val="28"/>
        </w:rPr>
        <w:t>;</w:t>
      </w:r>
      <w:r w:rsidR="009E6A7F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597E93">
        <w:rPr>
          <w:sz w:val="28"/>
          <w:szCs w:val="28"/>
        </w:rPr>
        <w:t>;...;</w:t>
      </w:r>
      <w:r w:rsidR="009E6A7F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597E93">
        <w:rPr>
          <w:sz w:val="28"/>
          <w:szCs w:val="28"/>
        </w:rPr>
        <w:t>;...;</w:t>
      </w:r>
      <w:r w:rsidR="009E6A7F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597E93">
        <w:rPr>
          <w:sz w:val="28"/>
          <w:szCs w:val="28"/>
        </w:rPr>
        <w:t>)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систем</w:t>
      </w:r>
      <w:r w:rsidR="00B7452A" w:rsidRPr="00597E93">
        <w:rPr>
          <w:sz w:val="28"/>
          <w:szCs w:val="28"/>
        </w:rPr>
        <w:t>ы</w:t>
      </w:r>
      <w:r w:rsidR="00061B0E">
        <w:rPr>
          <w:sz w:val="28"/>
          <w:szCs w:val="28"/>
        </w:rPr>
        <w:t xml:space="preserve"> (3.1)</w:t>
      </w:r>
      <w:r w:rsidR="009E6A7F">
        <w:rPr>
          <w:sz w:val="28"/>
          <w:szCs w:val="28"/>
        </w:rPr>
        <w:t xml:space="preserve"> </w:t>
      </w:r>
      <w:r w:rsidR="00BE492E" w:rsidRPr="00BE492E">
        <w:rPr>
          <w:sz w:val="28"/>
          <w:szCs w:val="28"/>
        </w:rPr>
        <w:t>[7]</w:t>
      </w:r>
      <w:r w:rsidR="00061B0E">
        <w:rPr>
          <w:sz w:val="28"/>
          <w:szCs w:val="28"/>
        </w:rPr>
        <w:t>.</w:t>
      </w:r>
    </w:p>
    <w:p w14:paraId="1DCE3704" w14:textId="5201C5E6" w:rsidR="002D57A3" w:rsidRPr="00061B0E" w:rsidRDefault="002D57A3" w:rsidP="00DF166E">
      <w:pPr>
        <w:spacing w:line="259" w:lineRule="auto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0"/>
        <w:gridCol w:w="863"/>
      </w:tblGrid>
      <w:tr w:rsidR="00061B0E" w14:paraId="15DCB5D5" w14:textId="77777777" w:rsidTr="00061B0E">
        <w:tc>
          <w:tcPr>
            <w:tcW w:w="9214" w:type="dxa"/>
            <w:vAlign w:val="center"/>
          </w:tcPr>
          <w:p w14:paraId="73F2A79A" w14:textId="2911F3C7" w:rsidR="00061B0E" w:rsidRPr="00282A72" w:rsidRDefault="00061B0E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objDist m:val="1"/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+...+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,i=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1,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+...+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,i=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+1,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,i=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1,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,</m:t>
                        </m:r>
                        <m:ctrlPr>
                          <w:rPr>
                            <w:rFonts w:ascii="Cambria Math" w:eastAsia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/>
                            <w:color w:val="auto"/>
                            <w:sz w:val="28"/>
                            <w:szCs w:val="28"/>
                          </w:rPr>
                          <m:t>≥0,j=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1,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="Cambria Math" w:hAnsi="Cambria Math"/>
                            <w:color w:val="auto"/>
                            <w:sz w:val="28"/>
                            <w:szCs w:val="28"/>
                          </w:rPr>
                          <m:t>,</m:t>
                        </m:r>
                        <m:ctrlPr>
                          <w:rPr>
                            <w:rFonts w:ascii="Cambria Math" w:eastAsia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/>
                            <w:color w:val="auto"/>
                            <w:sz w:val="28"/>
                            <w:szCs w:val="28"/>
                          </w:rPr>
                          <m:t>-произвольные при j=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+1,n</m:t>
                            </m:r>
                          </m:e>
                        </m:acc>
                        <m:r>
                          <w:rPr>
                            <w:rFonts w:ascii="Cambria Math" w:eastAsia="Cambria Math" w:hAnsi="Cambria Math"/>
                            <w:color w:val="auto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9" w:type="dxa"/>
            <w:vAlign w:val="center"/>
          </w:tcPr>
          <w:p w14:paraId="3F14A3CD" w14:textId="2E72F436" w:rsidR="00061B0E" w:rsidRPr="00282A72" w:rsidRDefault="00061B0E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begin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 xml:space="preserve"> SEQ Формула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color w:val="auto"/>
                    <w:sz w:val="28"/>
                    <w:szCs w:val="28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.1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5BBD936C" w14:textId="77777777" w:rsidR="00AA72C5" w:rsidRPr="00597E93" w:rsidRDefault="00AA72C5" w:rsidP="00DF166E">
      <w:pPr>
        <w:spacing w:line="259" w:lineRule="auto"/>
        <w:jc w:val="both"/>
        <w:rPr>
          <w:sz w:val="28"/>
          <w:szCs w:val="28"/>
        </w:rPr>
      </w:pPr>
    </w:p>
    <w:p w14:paraId="1B57B304" w14:textId="75D3248D" w:rsidR="002D57A3" w:rsidRPr="00AA72C5" w:rsidRDefault="002D57A3" w:rsidP="0088297F">
      <w:pPr>
        <w:spacing w:line="259" w:lineRule="auto"/>
        <w:ind w:firstLine="708"/>
        <w:jc w:val="both"/>
        <w:rPr>
          <w:sz w:val="28"/>
          <w:szCs w:val="28"/>
        </w:rPr>
      </w:pPr>
      <w:r w:rsidRPr="00597E93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котором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линейная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функция</w:t>
      </w:r>
      <w:r w:rsidR="00061B0E">
        <w:rPr>
          <w:sz w:val="28"/>
          <w:szCs w:val="28"/>
        </w:rPr>
        <w:t xml:space="preserve"> (3.2)</w:t>
      </w:r>
    </w:p>
    <w:p w14:paraId="7FCEC0A5" w14:textId="4C57B586" w:rsidR="002D57A3" w:rsidRPr="00061B0E" w:rsidRDefault="002D57A3" w:rsidP="00DF166E">
      <w:pPr>
        <w:spacing w:line="259" w:lineRule="auto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061B0E" w14:paraId="4A56F3BD" w14:textId="77777777" w:rsidTr="00061B0E">
        <w:tc>
          <w:tcPr>
            <w:tcW w:w="9214" w:type="dxa"/>
            <w:vAlign w:val="center"/>
          </w:tcPr>
          <w:p w14:paraId="722EF8E2" w14:textId="5BDBC672" w:rsidR="00061B0E" w:rsidRPr="00282A72" w:rsidRDefault="00061B0E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ƒ=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469" w:type="dxa"/>
            <w:vAlign w:val="center"/>
          </w:tcPr>
          <w:p w14:paraId="0F0EEAEB" w14:textId="43183B87" w:rsidR="00061B0E" w:rsidRPr="00282A72" w:rsidRDefault="00061B0E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3.2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46295AC3" w14:textId="77777777" w:rsidR="00061B0E" w:rsidRPr="00AA72C5" w:rsidRDefault="00061B0E" w:rsidP="00DF166E">
      <w:pPr>
        <w:spacing w:line="259" w:lineRule="auto"/>
        <w:jc w:val="both"/>
        <w:rPr>
          <w:sz w:val="28"/>
          <w:szCs w:val="28"/>
        </w:rPr>
      </w:pPr>
    </w:p>
    <w:p w14:paraId="5F0FEEC1" w14:textId="2C0C7B51" w:rsidR="002D57A3" w:rsidRPr="00597E93" w:rsidRDefault="002D57A3" w:rsidP="00DF166E">
      <w:pPr>
        <w:spacing w:line="259" w:lineRule="auto"/>
        <w:jc w:val="both"/>
        <w:rPr>
          <w:sz w:val="28"/>
          <w:szCs w:val="28"/>
        </w:rPr>
      </w:pPr>
      <w:r w:rsidRPr="00597E93">
        <w:rPr>
          <w:sz w:val="28"/>
          <w:szCs w:val="28"/>
        </w:rPr>
        <w:t>принимает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оптимальное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(т.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е.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максимальное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минимальное)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значение.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Здесь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заданные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действительные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числа.</w:t>
      </w:r>
      <w:r w:rsidR="009E6A7F">
        <w:rPr>
          <w:sz w:val="28"/>
          <w:szCs w:val="28"/>
        </w:rPr>
        <w:t xml:space="preserve"> </w:t>
      </w:r>
    </w:p>
    <w:p w14:paraId="4B4D13A8" w14:textId="1BE685F3" w:rsidR="002D57A3" w:rsidRDefault="002D57A3" w:rsidP="00DF166E">
      <w:pPr>
        <w:spacing w:line="259" w:lineRule="auto"/>
        <w:ind w:firstLine="708"/>
        <w:jc w:val="both"/>
        <w:rPr>
          <w:sz w:val="28"/>
          <w:szCs w:val="28"/>
        </w:rPr>
      </w:pPr>
      <w:r w:rsidRPr="00BE492E">
        <w:rPr>
          <w:sz w:val="28"/>
          <w:szCs w:val="28"/>
        </w:rPr>
        <w:t>Симметричной</w:t>
      </w:r>
      <w:r w:rsidR="009E6A7F">
        <w:rPr>
          <w:sz w:val="28"/>
          <w:szCs w:val="28"/>
        </w:rPr>
        <w:t xml:space="preserve"> </w:t>
      </w:r>
      <w:r w:rsidRPr="00BE492E">
        <w:rPr>
          <w:sz w:val="28"/>
          <w:szCs w:val="28"/>
        </w:rPr>
        <w:t>формой</w:t>
      </w:r>
      <w:r w:rsidR="009E6A7F">
        <w:rPr>
          <w:sz w:val="28"/>
          <w:szCs w:val="28"/>
        </w:rPr>
        <w:t xml:space="preserve"> </w:t>
      </w:r>
      <w:r w:rsidRPr="00BE492E">
        <w:rPr>
          <w:sz w:val="28"/>
          <w:szCs w:val="28"/>
        </w:rPr>
        <w:t>записи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называют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задачу</w:t>
      </w:r>
      <w:r w:rsidR="00061B0E">
        <w:rPr>
          <w:sz w:val="28"/>
          <w:szCs w:val="28"/>
        </w:rPr>
        <w:t xml:space="preserve"> вида (3.3).</w:t>
      </w:r>
    </w:p>
    <w:p w14:paraId="28C0C8D8" w14:textId="30642D79" w:rsidR="00597E93" w:rsidRPr="00061B0E" w:rsidRDefault="00597E93" w:rsidP="00DF166E">
      <w:pPr>
        <w:spacing w:line="259" w:lineRule="auto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061B0E" w14:paraId="4C5B7E9B" w14:textId="77777777" w:rsidTr="00061B0E">
        <w:tc>
          <w:tcPr>
            <w:tcW w:w="9214" w:type="dxa"/>
            <w:vAlign w:val="center"/>
          </w:tcPr>
          <w:p w14:paraId="3FBA8837" w14:textId="0E315121" w:rsidR="00061B0E" w:rsidRPr="00282A72" w:rsidRDefault="00061B0E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max ƒ=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469" w:type="dxa"/>
            <w:vAlign w:val="center"/>
          </w:tcPr>
          <w:p w14:paraId="72088822" w14:textId="0659DD09" w:rsidR="00061B0E" w:rsidRPr="00282A72" w:rsidRDefault="00061B0E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3.3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7E8D4DD4" w14:textId="77777777" w:rsidR="00AA72C5" w:rsidRPr="00597E93" w:rsidRDefault="00AA72C5" w:rsidP="00DF166E">
      <w:pPr>
        <w:spacing w:line="259" w:lineRule="auto"/>
        <w:jc w:val="both"/>
        <w:rPr>
          <w:sz w:val="28"/>
          <w:szCs w:val="28"/>
        </w:rPr>
      </w:pPr>
    </w:p>
    <w:p w14:paraId="7510A476" w14:textId="31CEBCF8" w:rsidR="00597E93" w:rsidRDefault="00597E93" w:rsidP="00AA72C5">
      <w:pPr>
        <w:spacing w:line="259" w:lineRule="auto"/>
        <w:ind w:firstLine="708"/>
        <w:jc w:val="both"/>
        <w:rPr>
          <w:sz w:val="28"/>
          <w:szCs w:val="28"/>
        </w:rPr>
      </w:pPr>
      <w:r w:rsidRPr="00597E93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ограничениях</w:t>
      </w:r>
      <w:r w:rsidR="00061B0E">
        <w:rPr>
          <w:sz w:val="28"/>
          <w:szCs w:val="28"/>
        </w:rPr>
        <w:t xml:space="preserve"> (3.4).</w:t>
      </w:r>
    </w:p>
    <w:p w14:paraId="08E64338" w14:textId="65E71559" w:rsidR="00597E93" w:rsidRPr="00AA72C5" w:rsidRDefault="00597E93" w:rsidP="00DF166E">
      <w:pPr>
        <w:spacing w:line="259" w:lineRule="auto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061B0E" w14:paraId="53AA4B13" w14:textId="77777777" w:rsidTr="00061B0E">
        <w:tc>
          <w:tcPr>
            <w:tcW w:w="9214" w:type="dxa"/>
            <w:vAlign w:val="center"/>
          </w:tcPr>
          <w:p w14:paraId="6352F757" w14:textId="6D2AD5E4" w:rsidR="00061B0E" w:rsidRPr="00282A72" w:rsidRDefault="00061B0E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+...+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,i=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1,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/>
                            <w:color w:val="auto"/>
                            <w:sz w:val="28"/>
                            <w:szCs w:val="28"/>
                          </w:rPr>
                          <m:t>≥0,j=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1,n</m:t>
                            </m:r>
                          </m:e>
                        </m:acc>
                        <m:r>
                          <w:rPr>
                            <w:rFonts w:ascii="Cambria Math" w:eastAsia="Cambria Math" w:hAnsi="Cambria Math"/>
                            <w:color w:val="auto"/>
                            <w:sz w:val="28"/>
                            <w:szCs w:val="28"/>
                          </w:rPr>
                          <m:t>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9" w:type="dxa"/>
            <w:vAlign w:val="center"/>
          </w:tcPr>
          <w:p w14:paraId="00E7B228" w14:textId="11DF820A" w:rsidR="00061B0E" w:rsidRPr="00282A72" w:rsidRDefault="00061B0E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3.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67394906" w14:textId="77777777" w:rsidR="00061B0E" w:rsidRPr="00597E93" w:rsidRDefault="00061B0E" w:rsidP="00DF166E">
      <w:pPr>
        <w:spacing w:line="259" w:lineRule="auto"/>
        <w:jc w:val="both"/>
        <w:rPr>
          <w:sz w:val="28"/>
          <w:szCs w:val="28"/>
        </w:rPr>
      </w:pPr>
    </w:p>
    <w:p w14:paraId="4B124AD2" w14:textId="37364417" w:rsidR="00B7452A" w:rsidRDefault="00597E93" w:rsidP="00AA72C5">
      <w:pPr>
        <w:spacing w:line="259" w:lineRule="auto"/>
        <w:ind w:firstLine="708"/>
        <w:jc w:val="both"/>
        <w:rPr>
          <w:sz w:val="28"/>
          <w:szCs w:val="28"/>
          <w:lang w:val="en-US"/>
        </w:rPr>
      </w:pPr>
      <w:r w:rsidRPr="00597E93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задачу</w:t>
      </w:r>
      <w:r w:rsidR="00061B0E">
        <w:rPr>
          <w:sz w:val="28"/>
          <w:szCs w:val="28"/>
        </w:rPr>
        <w:t xml:space="preserve"> вида (3.5).</w:t>
      </w:r>
    </w:p>
    <w:p w14:paraId="15693581" w14:textId="63F7769C" w:rsidR="00061B0E" w:rsidRPr="00597E93" w:rsidRDefault="00061B0E" w:rsidP="00DF166E">
      <w:pPr>
        <w:spacing w:line="259" w:lineRule="auto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061B0E" w14:paraId="537AB7DB" w14:textId="77777777" w:rsidTr="00061B0E">
        <w:tc>
          <w:tcPr>
            <w:tcW w:w="9214" w:type="dxa"/>
            <w:vAlign w:val="center"/>
          </w:tcPr>
          <w:p w14:paraId="003665AB" w14:textId="278E1A50" w:rsidR="00061B0E" w:rsidRPr="00282A72" w:rsidRDefault="00061B0E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min ƒ=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469" w:type="dxa"/>
            <w:vAlign w:val="center"/>
          </w:tcPr>
          <w:p w14:paraId="41E6EF64" w14:textId="2650B50A" w:rsidR="00061B0E" w:rsidRPr="00282A72" w:rsidRDefault="00061B0E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3.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0E07EC9E" w14:textId="14D6F45C" w:rsidR="00597E93" w:rsidRPr="00597E93" w:rsidRDefault="00597E93" w:rsidP="00DF166E">
      <w:pPr>
        <w:spacing w:line="259" w:lineRule="auto"/>
        <w:jc w:val="both"/>
        <w:rPr>
          <w:sz w:val="28"/>
          <w:szCs w:val="28"/>
        </w:rPr>
      </w:pPr>
    </w:p>
    <w:p w14:paraId="229C8515" w14:textId="311BFFD1" w:rsidR="00AA72C5" w:rsidRPr="00061B0E" w:rsidRDefault="00597E93" w:rsidP="00061B0E">
      <w:pPr>
        <w:spacing w:line="259" w:lineRule="auto"/>
        <w:ind w:firstLine="708"/>
        <w:jc w:val="both"/>
        <w:rPr>
          <w:sz w:val="28"/>
          <w:szCs w:val="28"/>
          <w:lang w:val="en-US"/>
        </w:rPr>
      </w:pPr>
      <w:r w:rsidRPr="00597E93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ограничениях</w:t>
      </w:r>
      <w:r w:rsidR="00061B0E">
        <w:rPr>
          <w:sz w:val="28"/>
          <w:szCs w:val="28"/>
        </w:rPr>
        <w:t xml:space="preserve"> (3.6).</w:t>
      </w:r>
    </w:p>
    <w:p w14:paraId="4544CF3E" w14:textId="5438BEA7" w:rsidR="00061B0E" w:rsidRPr="00AA72C5" w:rsidRDefault="00061B0E" w:rsidP="00DF166E">
      <w:pPr>
        <w:spacing w:line="259" w:lineRule="auto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061B0E" w14:paraId="0B3FAB0B" w14:textId="77777777" w:rsidTr="00061B0E">
        <w:tc>
          <w:tcPr>
            <w:tcW w:w="9214" w:type="dxa"/>
          </w:tcPr>
          <w:p w14:paraId="7BCF4620" w14:textId="1FF6FABD" w:rsidR="00061B0E" w:rsidRPr="00282A72" w:rsidRDefault="00061B0E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+...+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,i=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1,m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/>
                            <w:color w:val="auto"/>
                            <w:sz w:val="28"/>
                            <w:szCs w:val="28"/>
                          </w:rPr>
                          <m:t>≥0,j=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1,n</m:t>
                            </m:r>
                          </m:e>
                        </m:acc>
                        <m:r>
                          <w:rPr>
                            <w:rFonts w:ascii="Cambria Math" w:eastAsia="Cambria Math" w:hAnsi="Cambria Math"/>
                            <w:color w:val="auto"/>
                            <w:sz w:val="28"/>
                            <w:szCs w:val="28"/>
                          </w:rPr>
                          <m:t>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9" w:type="dxa"/>
          </w:tcPr>
          <w:p w14:paraId="59C23A33" w14:textId="790D1BD0" w:rsidR="00061B0E" w:rsidRPr="00282A72" w:rsidRDefault="00061B0E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(3.6)</m:t>
                </m:r>
              </m:oMath>
            </m:oMathPara>
          </w:p>
        </w:tc>
      </w:tr>
    </w:tbl>
    <w:p w14:paraId="43349BEA" w14:textId="77777777" w:rsidR="00AA72C5" w:rsidRPr="00597E93" w:rsidRDefault="00AA72C5" w:rsidP="00DF166E">
      <w:pPr>
        <w:spacing w:line="259" w:lineRule="auto"/>
        <w:jc w:val="both"/>
        <w:rPr>
          <w:sz w:val="28"/>
          <w:szCs w:val="28"/>
        </w:rPr>
      </w:pPr>
    </w:p>
    <w:p w14:paraId="349AFB94" w14:textId="42FCE055" w:rsidR="00B7452A" w:rsidRPr="00597E93" w:rsidRDefault="00597E93" w:rsidP="00DF166E">
      <w:pPr>
        <w:spacing w:line="259" w:lineRule="auto"/>
        <w:ind w:firstLine="708"/>
        <w:jc w:val="both"/>
        <w:rPr>
          <w:sz w:val="28"/>
          <w:szCs w:val="28"/>
        </w:rPr>
      </w:pPr>
      <w:r w:rsidRPr="00BE492E">
        <w:rPr>
          <w:sz w:val="28"/>
          <w:szCs w:val="28"/>
        </w:rPr>
        <w:t>Канонической</w:t>
      </w:r>
      <w:r w:rsidR="009E6A7F">
        <w:rPr>
          <w:sz w:val="28"/>
          <w:szCs w:val="28"/>
        </w:rPr>
        <w:t xml:space="preserve"> </w:t>
      </w:r>
      <w:r w:rsidRPr="00BE492E">
        <w:rPr>
          <w:sz w:val="28"/>
          <w:szCs w:val="28"/>
        </w:rPr>
        <w:t>формой</w:t>
      </w:r>
      <w:r w:rsidR="009E6A7F">
        <w:rPr>
          <w:sz w:val="28"/>
          <w:szCs w:val="28"/>
        </w:rPr>
        <w:t xml:space="preserve"> </w:t>
      </w:r>
      <w:r w:rsidRPr="00BE492E">
        <w:rPr>
          <w:sz w:val="28"/>
          <w:szCs w:val="28"/>
        </w:rPr>
        <w:t>записи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называют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задачу</w:t>
      </w:r>
      <w:r w:rsidR="00061B0E">
        <w:rPr>
          <w:sz w:val="28"/>
          <w:szCs w:val="28"/>
        </w:rPr>
        <w:t xml:space="preserve"> имеющую вид (3.7).</w:t>
      </w:r>
    </w:p>
    <w:p w14:paraId="60CD63B2" w14:textId="5748C81D" w:rsidR="00061B0E" w:rsidRPr="00597E93" w:rsidRDefault="00061B0E" w:rsidP="00DF166E">
      <w:pPr>
        <w:spacing w:line="259" w:lineRule="auto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061B0E" w14:paraId="393FB00E" w14:textId="77777777" w:rsidTr="00CA5C28">
        <w:tc>
          <w:tcPr>
            <w:tcW w:w="9214" w:type="dxa"/>
            <w:vAlign w:val="center"/>
          </w:tcPr>
          <w:p w14:paraId="4276872B" w14:textId="1E31F7C0" w:rsidR="00061B0E" w:rsidRPr="00282A72" w:rsidRDefault="00CA5C28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max ƒ=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469" w:type="dxa"/>
            <w:vAlign w:val="center"/>
          </w:tcPr>
          <w:p w14:paraId="582C5EDA" w14:textId="6EBD407C" w:rsidR="00061B0E" w:rsidRPr="00282A72" w:rsidRDefault="00061B0E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3.7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34AB5DD8" w14:textId="53BEFBC4" w:rsidR="00597E93" w:rsidRPr="00597E93" w:rsidRDefault="00597E93" w:rsidP="00DF166E">
      <w:pPr>
        <w:spacing w:line="259" w:lineRule="auto"/>
        <w:jc w:val="both"/>
        <w:rPr>
          <w:sz w:val="28"/>
          <w:szCs w:val="28"/>
        </w:rPr>
      </w:pPr>
    </w:p>
    <w:p w14:paraId="6604A345" w14:textId="69C54E09" w:rsidR="00AA72C5" w:rsidRPr="00AA72C5" w:rsidRDefault="00597E93" w:rsidP="00CA5C28">
      <w:pPr>
        <w:spacing w:line="259" w:lineRule="auto"/>
        <w:ind w:firstLine="708"/>
        <w:jc w:val="both"/>
        <w:rPr>
          <w:sz w:val="28"/>
          <w:szCs w:val="28"/>
          <w:lang w:val="en-US"/>
        </w:rPr>
      </w:pPr>
      <w:r w:rsidRPr="00597E93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ограничениях</w:t>
      </w:r>
      <w:r w:rsidR="00CA5C28">
        <w:rPr>
          <w:sz w:val="28"/>
          <w:szCs w:val="28"/>
        </w:rPr>
        <w:t xml:space="preserve"> (3.8).</w:t>
      </w:r>
    </w:p>
    <w:p w14:paraId="13F9B277" w14:textId="156AAB6F" w:rsidR="00597E93" w:rsidRPr="00CA5C28" w:rsidRDefault="00597E93" w:rsidP="00DF166E">
      <w:pPr>
        <w:spacing w:line="259" w:lineRule="auto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CA5C28" w14:paraId="151A03A0" w14:textId="77777777" w:rsidTr="00CA5C28">
        <w:tc>
          <w:tcPr>
            <w:tcW w:w="9214" w:type="dxa"/>
            <w:vAlign w:val="center"/>
          </w:tcPr>
          <w:p w14:paraId="0CDD8A8C" w14:textId="383F862F" w:rsidR="00CA5C28" w:rsidRPr="00282A72" w:rsidRDefault="00CA5C28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+...+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,i=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  <w:szCs w:val="28"/>
                              </w:rPr>
                              <m:t>1,m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/>
                            <w:color w:val="auto"/>
                            <w:sz w:val="28"/>
                            <w:szCs w:val="28"/>
                          </w:rPr>
                          <m:t>≥0,j=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/>
                                <w:color w:val="auto"/>
                                <w:sz w:val="28"/>
                                <w:szCs w:val="28"/>
                              </w:rPr>
                              <m:t>1,n</m:t>
                            </m:r>
                          </m:e>
                        </m:acc>
                        <m:r>
                          <w:rPr>
                            <w:rFonts w:ascii="Cambria Math" w:eastAsia="Cambria Math" w:hAnsi="Cambria Math"/>
                            <w:color w:val="auto"/>
                            <w:sz w:val="28"/>
                            <w:szCs w:val="28"/>
                          </w:rPr>
                          <m:t>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9" w:type="dxa"/>
            <w:vAlign w:val="center"/>
          </w:tcPr>
          <w:p w14:paraId="2A18D116" w14:textId="2BF17940" w:rsidR="00CA5C28" w:rsidRPr="00282A72" w:rsidRDefault="00CA5C28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3.8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0A3AB87A" w14:textId="77777777" w:rsidR="00AA72C5" w:rsidRPr="00597E93" w:rsidRDefault="00AA72C5" w:rsidP="00DF166E">
      <w:pPr>
        <w:spacing w:line="259" w:lineRule="auto"/>
        <w:jc w:val="both"/>
        <w:rPr>
          <w:sz w:val="28"/>
          <w:szCs w:val="28"/>
        </w:rPr>
      </w:pPr>
    </w:p>
    <w:p w14:paraId="0778A2AD" w14:textId="59684955" w:rsidR="00597E93" w:rsidRPr="00597E93" w:rsidRDefault="00597E93" w:rsidP="00DF166E">
      <w:pPr>
        <w:spacing w:line="259" w:lineRule="auto"/>
        <w:ind w:firstLine="708"/>
        <w:jc w:val="both"/>
        <w:rPr>
          <w:sz w:val="28"/>
          <w:szCs w:val="28"/>
        </w:rPr>
      </w:pPr>
      <w:r w:rsidRPr="00597E93">
        <w:rPr>
          <w:sz w:val="28"/>
          <w:szCs w:val="28"/>
        </w:rPr>
        <w:t>Так,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приведенных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выше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примерах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математические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модели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были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записаны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симметричной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форме.</w:t>
      </w:r>
      <w:r w:rsidR="009E6A7F">
        <w:rPr>
          <w:sz w:val="28"/>
          <w:szCs w:val="28"/>
        </w:rPr>
        <w:t xml:space="preserve"> </w:t>
      </w:r>
    </w:p>
    <w:p w14:paraId="7C97B1D3" w14:textId="571C499E" w:rsidR="00597E93" w:rsidRPr="00597E93" w:rsidRDefault="00597E93" w:rsidP="00DF166E">
      <w:pPr>
        <w:spacing w:line="259" w:lineRule="auto"/>
        <w:ind w:firstLine="708"/>
        <w:jc w:val="both"/>
        <w:rPr>
          <w:sz w:val="28"/>
          <w:szCs w:val="28"/>
        </w:rPr>
      </w:pPr>
      <w:r w:rsidRPr="00597E93">
        <w:rPr>
          <w:sz w:val="28"/>
          <w:szCs w:val="28"/>
        </w:rPr>
        <w:t>Вектор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X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597E93">
        <w:rPr>
          <w:sz w:val="28"/>
          <w:szCs w:val="28"/>
        </w:rPr>
        <w:t>;</w:t>
      </w:r>
      <w:r w:rsidR="009E6A7F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597E93">
        <w:rPr>
          <w:sz w:val="28"/>
          <w:szCs w:val="28"/>
        </w:rPr>
        <w:t>;....;</w:t>
      </w:r>
      <w:r w:rsidR="009E6A7F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597E93">
        <w:rPr>
          <w:sz w:val="28"/>
          <w:szCs w:val="28"/>
        </w:rPr>
        <w:t>),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удовлетворяющий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системе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ограничений,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называется</w:t>
      </w:r>
      <w:r w:rsidR="009E6A7F">
        <w:rPr>
          <w:sz w:val="28"/>
          <w:szCs w:val="28"/>
        </w:rPr>
        <w:t xml:space="preserve"> </w:t>
      </w:r>
      <w:r w:rsidRPr="00BE492E">
        <w:rPr>
          <w:sz w:val="28"/>
          <w:szCs w:val="28"/>
        </w:rPr>
        <w:t>допустимым</w:t>
      </w:r>
      <w:r w:rsidR="009E6A7F">
        <w:rPr>
          <w:sz w:val="28"/>
          <w:szCs w:val="28"/>
        </w:rPr>
        <w:t xml:space="preserve"> </w:t>
      </w:r>
      <w:r w:rsidRPr="00BE492E">
        <w:rPr>
          <w:sz w:val="28"/>
          <w:szCs w:val="28"/>
        </w:rPr>
        <w:t>решением</w:t>
      </w:r>
      <w:r w:rsidRPr="00597E93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планом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программирования.</w:t>
      </w:r>
    </w:p>
    <w:p w14:paraId="4DAF8ACE" w14:textId="2444DA56" w:rsidR="00597E93" w:rsidRPr="00A50AF9" w:rsidRDefault="009E6A7F" w:rsidP="00DF166E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597E93" w:rsidRPr="00BE492E">
        <w:rPr>
          <w:sz w:val="28"/>
          <w:szCs w:val="28"/>
        </w:rPr>
        <w:t>Оптимальным</w:t>
      </w:r>
      <w:r>
        <w:rPr>
          <w:sz w:val="28"/>
          <w:szCs w:val="28"/>
        </w:rPr>
        <w:t xml:space="preserve"> </w:t>
      </w:r>
      <w:r w:rsidR="00597E93" w:rsidRPr="00BE492E">
        <w:rPr>
          <w:sz w:val="28"/>
          <w:szCs w:val="28"/>
        </w:rPr>
        <w:t>решением</w:t>
      </w:r>
      <w:r>
        <w:rPr>
          <w:b/>
          <w:bCs/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(или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оптимальным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планом)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линейного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называется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решение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X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597E93" w:rsidRPr="00597E93">
        <w:rPr>
          <w:sz w:val="28"/>
          <w:szCs w:val="28"/>
        </w:rPr>
        <w:t>;</w:t>
      </w:r>
      <w:r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597E93" w:rsidRPr="00597E93">
        <w:rPr>
          <w:sz w:val="28"/>
          <w:szCs w:val="28"/>
        </w:rPr>
        <w:t>;...;</w:t>
      </w:r>
      <w:r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597E93" w:rsidRPr="00597E93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ограничений,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линейная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ƒ=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597E93" w:rsidRPr="00597E93">
        <w:rPr>
          <w:sz w:val="28"/>
          <w:szCs w:val="28"/>
        </w:rPr>
        <w:t>принимает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экстремальное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(максимальное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минимальное)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значение</w:t>
      </w:r>
      <w:del w:id="127" w:author="Maxim Romaniuk" w:date="2022-11-07T09:36:00Z">
        <w:r w:rsidR="00597E93" w:rsidRPr="00597E93" w:rsidDel="00A50AF9">
          <w:rPr>
            <w:sz w:val="28"/>
            <w:szCs w:val="28"/>
          </w:rPr>
          <w:delText>.</w:delText>
        </w:r>
      </w:del>
      <w:r>
        <w:rPr>
          <w:sz w:val="28"/>
          <w:szCs w:val="28"/>
        </w:rPr>
        <w:t xml:space="preserve"> </w:t>
      </w:r>
      <w:r w:rsidR="00BE492E" w:rsidRPr="00BE492E">
        <w:rPr>
          <w:sz w:val="28"/>
          <w:szCs w:val="28"/>
        </w:rPr>
        <w:t>[7]</w:t>
      </w:r>
      <w:ins w:id="128" w:author="Maxim Romaniuk" w:date="2022-11-07T09:36:00Z">
        <w:r w:rsidR="00A50AF9" w:rsidRPr="00A50AF9">
          <w:rPr>
            <w:sz w:val="28"/>
            <w:szCs w:val="28"/>
            <w:rPrChange w:id="129" w:author="Maxim Romaniuk" w:date="2022-11-07T09:37:00Z">
              <w:rPr>
                <w:sz w:val="28"/>
                <w:szCs w:val="28"/>
                <w:lang w:val="en-US"/>
              </w:rPr>
            </w:rPrChange>
          </w:rPr>
          <w:t>.</w:t>
        </w:r>
      </w:ins>
    </w:p>
    <w:p w14:paraId="0C881203" w14:textId="77777777" w:rsidR="00DF166E" w:rsidRPr="00BE492E" w:rsidRDefault="00DF166E" w:rsidP="00DF166E">
      <w:pPr>
        <w:spacing w:line="259" w:lineRule="auto"/>
        <w:ind w:firstLine="708"/>
        <w:jc w:val="both"/>
        <w:rPr>
          <w:sz w:val="28"/>
          <w:szCs w:val="28"/>
        </w:rPr>
      </w:pPr>
    </w:p>
    <w:p w14:paraId="26B47172" w14:textId="14AEB2C3" w:rsidR="00597E93" w:rsidRDefault="0007398A" w:rsidP="00DF166E">
      <w:pPr>
        <w:spacing w:line="259" w:lineRule="auto"/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3</w:t>
      </w:r>
      <w:r w:rsidR="00597E93">
        <w:rPr>
          <w:b/>
          <w:bCs/>
          <w:color w:val="000000"/>
          <w:sz w:val="28"/>
          <w:szCs w:val="28"/>
        </w:rPr>
        <w:t>.2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597E93" w:rsidRPr="00597E93">
        <w:rPr>
          <w:b/>
          <w:bCs/>
          <w:color w:val="000000"/>
          <w:sz w:val="28"/>
          <w:szCs w:val="28"/>
        </w:rPr>
        <w:t>Симплекс</w:t>
      </w:r>
      <w:r w:rsidR="00FF261A">
        <w:rPr>
          <w:b/>
          <w:bCs/>
          <w:color w:val="000000"/>
          <w:sz w:val="28"/>
          <w:szCs w:val="28"/>
        </w:rPr>
        <w:t>-</w:t>
      </w:r>
      <w:r w:rsidR="00597E93" w:rsidRPr="00597E93">
        <w:rPr>
          <w:b/>
          <w:bCs/>
          <w:color w:val="000000"/>
          <w:sz w:val="28"/>
          <w:szCs w:val="28"/>
        </w:rPr>
        <w:t>метод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597E93" w:rsidRPr="00597E93">
        <w:rPr>
          <w:b/>
          <w:bCs/>
          <w:color w:val="000000"/>
          <w:sz w:val="28"/>
          <w:szCs w:val="28"/>
        </w:rPr>
        <w:t>решения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597E93" w:rsidRPr="00597E93">
        <w:rPr>
          <w:b/>
          <w:bCs/>
          <w:color w:val="000000"/>
          <w:sz w:val="28"/>
          <w:szCs w:val="28"/>
        </w:rPr>
        <w:t>задач</w:t>
      </w:r>
    </w:p>
    <w:p w14:paraId="1C62BFB6" w14:textId="77777777" w:rsidR="00DF166E" w:rsidRPr="00597E93" w:rsidRDefault="00DF166E" w:rsidP="00DF166E">
      <w:pPr>
        <w:spacing w:line="259" w:lineRule="auto"/>
        <w:ind w:firstLine="708"/>
        <w:jc w:val="both"/>
        <w:rPr>
          <w:b/>
          <w:bCs/>
          <w:sz w:val="28"/>
          <w:szCs w:val="28"/>
        </w:rPr>
      </w:pPr>
    </w:p>
    <w:p w14:paraId="04F77B04" w14:textId="70306209" w:rsidR="00B31CCF" w:rsidRPr="00A50AF9" w:rsidRDefault="00B31CC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B31CCF">
        <w:rPr>
          <w:color w:val="000000" w:themeColor="text1"/>
          <w:sz w:val="28"/>
          <w:szCs w:val="28"/>
        </w:rPr>
        <w:t>Симплекс-метод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один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наиболее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эффективных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методов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численного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="00BE492E">
        <w:rPr>
          <w:color w:val="000000" w:themeColor="text1"/>
          <w:sz w:val="28"/>
          <w:szCs w:val="28"/>
        </w:rPr>
        <w:t>ре</w:t>
      </w:r>
      <w:r w:rsidRPr="00B31CCF">
        <w:rPr>
          <w:color w:val="000000" w:themeColor="text1"/>
          <w:sz w:val="28"/>
          <w:szCs w:val="28"/>
        </w:rPr>
        <w:t>шения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задач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линейного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программирования.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Суть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понятия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‹‹</w:t>
      </w:r>
      <w:r w:rsidRPr="00B31CCF">
        <w:rPr>
          <w:color w:val="000000" w:themeColor="text1"/>
          <w:sz w:val="28"/>
          <w:szCs w:val="28"/>
        </w:rPr>
        <w:t>симплекс</w:t>
      </w:r>
      <w:r>
        <w:rPr>
          <w:color w:val="000000" w:themeColor="text1"/>
          <w:sz w:val="28"/>
          <w:szCs w:val="28"/>
        </w:rPr>
        <w:t>››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заключается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следующем</w:t>
      </w:r>
      <w:r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тела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k</w:t>
      </w:r>
      <w:r w:rsidRPr="00B31CCF">
        <w:rPr>
          <w:color w:val="000000" w:themeColor="text1"/>
          <w:sz w:val="28"/>
          <w:szCs w:val="28"/>
        </w:rPr>
        <w:t>-мерном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пространстве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симплексом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называется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множество,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состоящее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  <w:lang w:val="en-US"/>
        </w:rPr>
        <w:t>k</w:t>
      </w:r>
      <w:r w:rsidRPr="00BE492E">
        <w:rPr>
          <w:i/>
          <w:iCs/>
          <w:color w:val="000000" w:themeColor="text1"/>
          <w:sz w:val="28"/>
          <w:szCs w:val="28"/>
        </w:rPr>
        <w:t>+1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вершин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тела.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Так,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  <w:lang w:val="en-US"/>
        </w:rPr>
        <w:t>k</w:t>
      </w:r>
      <w:r w:rsidR="009E6A7F">
        <w:rPr>
          <w:i/>
          <w:iCs/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</w:rPr>
        <w:t>=</w:t>
      </w:r>
      <w:r w:rsidR="009E6A7F">
        <w:rPr>
          <w:i/>
          <w:iCs/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</w:rPr>
        <w:t>2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т.е.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плоскости,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симплексом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будут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вершины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треугольника;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  <w:lang w:val="en-US"/>
        </w:rPr>
        <w:t>k</w:t>
      </w:r>
      <w:r w:rsidR="009E6A7F">
        <w:rPr>
          <w:i/>
          <w:iCs/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</w:rPr>
        <w:t>=</w:t>
      </w:r>
      <w:r w:rsidR="009E6A7F">
        <w:rPr>
          <w:i/>
          <w:iCs/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</w:rPr>
        <w:t>3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симплексом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являются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вершины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четырехгранника,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например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тетраэдра,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т.д.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Такое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название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методу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дано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причине,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основе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лежит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последовательный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перебор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вершин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ОДЗП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целью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определения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координат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вершины,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которой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функция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цели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имеет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экстремальное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значение</w:t>
      </w:r>
      <w:del w:id="130" w:author="Maxim Romaniuk" w:date="2022-11-07T09:37:00Z">
        <w:r w:rsidRPr="00B31CCF" w:rsidDel="00A50AF9">
          <w:rPr>
            <w:color w:val="000000" w:themeColor="text1"/>
            <w:sz w:val="28"/>
            <w:szCs w:val="28"/>
          </w:rPr>
          <w:delText>.</w:delText>
        </w:r>
      </w:del>
      <w:r w:rsidR="009E6A7F">
        <w:rPr>
          <w:color w:val="000000" w:themeColor="text1"/>
          <w:sz w:val="28"/>
          <w:szCs w:val="28"/>
        </w:rPr>
        <w:t xml:space="preserve"> </w:t>
      </w:r>
      <w:r w:rsidR="00BE492E" w:rsidRPr="00BE492E">
        <w:rPr>
          <w:color w:val="000000" w:themeColor="text1"/>
          <w:sz w:val="28"/>
          <w:szCs w:val="28"/>
        </w:rPr>
        <w:t>[</w:t>
      </w:r>
      <w:r w:rsidR="00BE492E" w:rsidRPr="00096A4B">
        <w:rPr>
          <w:color w:val="000000" w:themeColor="text1"/>
          <w:sz w:val="28"/>
          <w:szCs w:val="28"/>
        </w:rPr>
        <w:t>8]</w:t>
      </w:r>
      <w:ins w:id="131" w:author="Maxim Romaniuk" w:date="2022-11-07T09:37:00Z">
        <w:r w:rsidR="00A50AF9" w:rsidRPr="00A50AF9">
          <w:rPr>
            <w:color w:val="000000" w:themeColor="text1"/>
            <w:sz w:val="28"/>
            <w:szCs w:val="28"/>
            <w:rPrChange w:id="132" w:author="Maxim Romaniuk" w:date="2022-11-07T09:37:00Z">
              <w:rPr>
                <w:color w:val="000000" w:themeColor="text1"/>
                <w:sz w:val="28"/>
                <w:szCs w:val="28"/>
                <w:lang w:val="en-US"/>
              </w:rPr>
            </w:rPrChange>
          </w:rPr>
          <w:t>.</w:t>
        </w:r>
      </w:ins>
    </w:p>
    <w:p w14:paraId="70AED46D" w14:textId="150CA647" w:rsidR="00F413FC" w:rsidRPr="00A50AF9" w:rsidRDefault="00B31CC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B31CCF">
        <w:rPr>
          <w:color w:val="000000" w:themeColor="text1"/>
          <w:sz w:val="28"/>
          <w:szCs w:val="28"/>
        </w:rPr>
        <w:t>Решение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задачи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помощью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симплекс-метода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разбивается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два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основных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этапа.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первом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этапе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находят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одно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решений,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удовлетворяющее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системе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ограничений.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Системы,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которых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больше,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ограничений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&gt;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</w:t>
      </w:r>
      <w:r w:rsidRPr="00B31CCF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называются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неопределенными.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Они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приводятся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определенным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системам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N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=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</w:t>
      </w:r>
      <w:r w:rsidRPr="00B31CCF">
        <w:rPr>
          <w:color w:val="000000" w:themeColor="text1"/>
          <w:sz w:val="28"/>
          <w:szCs w:val="28"/>
        </w:rPr>
        <w:t>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путем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приравнивания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нулю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</w:t>
      </w:r>
      <w:r w:rsidRPr="00B31CCF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каких-либо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остается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lastRenderedPageBreak/>
        <w:t>система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уравнений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неизвестными,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которая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имеет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решение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если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определитель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системы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отличен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нуля</w:t>
      </w:r>
      <w:r w:rsidR="00F413FC" w:rsidRPr="00F413FC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симплекс</w:t>
      </w:r>
      <w:r w:rsidR="00F413FC" w:rsidRPr="00F413FC">
        <w:rPr>
          <w:color w:val="000000" w:themeColor="text1"/>
          <w:sz w:val="28"/>
          <w:szCs w:val="28"/>
        </w:rPr>
        <w:t>-</w:t>
      </w:r>
      <w:r w:rsidRPr="00B31CCF">
        <w:rPr>
          <w:color w:val="000000" w:themeColor="text1"/>
          <w:sz w:val="28"/>
          <w:szCs w:val="28"/>
        </w:rPr>
        <w:t>методе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вводится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понятие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базиса</w:t>
      </w:r>
      <w:r w:rsidR="00F413FC" w:rsidRPr="00F413FC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называется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любой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набор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таких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определитель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составленный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коэффициентов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m</w:t>
      </w:r>
      <w:r w:rsidR="00F413FC" w:rsidRPr="00F413FC">
        <w:rPr>
          <w:color w:val="000000" w:themeColor="text1"/>
          <w:sz w:val="28"/>
          <w:szCs w:val="28"/>
        </w:rPr>
        <w:t>-</w:t>
      </w:r>
      <w:r w:rsidRPr="00B31CCF">
        <w:rPr>
          <w:color w:val="000000" w:themeColor="text1"/>
          <w:sz w:val="28"/>
          <w:szCs w:val="28"/>
        </w:rPr>
        <w:t>ограничениях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отличен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нуля</w:t>
      </w:r>
      <w:r w:rsidR="00F413FC" w:rsidRPr="00F413FC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Остальные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N</w:t>
      </w:r>
      <w:r w:rsidR="00F413FC" w:rsidRPr="00F413FC">
        <w:rPr>
          <w:color w:val="000000" w:themeColor="text1"/>
          <w:sz w:val="28"/>
          <w:szCs w:val="28"/>
        </w:rPr>
        <w:t>-</w:t>
      </w:r>
      <w:r w:rsidR="00F413FC"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называются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небазисными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свободными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переменными</w:t>
      </w:r>
      <w:r w:rsidR="00F413FC" w:rsidRPr="00F413FC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Если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принять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все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небазисные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равны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нулю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решать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систему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ограничений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относительно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</w:t>
      </w:r>
      <w:r w:rsidR="00F413FC" w:rsidRPr="00F413FC">
        <w:rPr>
          <w:color w:val="000000" w:themeColor="text1"/>
          <w:sz w:val="28"/>
          <w:szCs w:val="28"/>
        </w:rPr>
        <w:t>,</w:t>
      </w:r>
      <w:ins w:id="133" w:author="Maxim Romaniuk" w:date="2022-11-07T09:55:00Z">
        <w:r w:rsidR="009E1C69">
          <w:rPr>
            <w:color w:val="000000" w:themeColor="text1"/>
            <w:sz w:val="28"/>
            <w:szCs w:val="28"/>
          </w:rPr>
          <w:t xml:space="preserve"> </w:t>
        </w:r>
      </w:ins>
      <w:r w:rsidRPr="00B31CCF">
        <w:rPr>
          <w:color w:val="000000" w:themeColor="text1"/>
          <w:sz w:val="28"/>
          <w:szCs w:val="28"/>
        </w:rPr>
        <w:t>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получим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решение</w:t>
      </w:r>
      <w:del w:id="134" w:author="Maxim Romaniuk" w:date="2022-11-07T09:37:00Z">
        <w:r w:rsidR="00F413FC" w:rsidRPr="00F413FC" w:rsidDel="00A50AF9">
          <w:rPr>
            <w:color w:val="000000" w:themeColor="text1"/>
            <w:sz w:val="28"/>
            <w:szCs w:val="28"/>
          </w:rPr>
          <w:delText>.</w:delText>
        </w:r>
      </w:del>
      <w:r w:rsidR="009E6A7F">
        <w:rPr>
          <w:color w:val="000000" w:themeColor="text1"/>
          <w:sz w:val="28"/>
          <w:szCs w:val="28"/>
        </w:rPr>
        <w:t xml:space="preserve"> </w:t>
      </w:r>
      <w:r w:rsidR="00BE492E" w:rsidRPr="00096A4B">
        <w:rPr>
          <w:color w:val="000000" w:themeColor="text1"/>
          <w:sz w:val="28"/>
          <w:szCs w:val="28"/>
        </w:rPr>
        <w:t>[8]</w:t>
      </w:r>
      <w:ins w:id="135" w:author="Maxim Romaniuk" w:date="2022-11-07T09:37:00Z">
        <w:r w:rsidR="00A50AF9" w:rsidRPr="00A50AF9">
          <w:rPr>
            <w:color w:val="000000" w:themeColor="text1"/>
            <w:sz w:val="28"/>
            <w:szCs w:val="28"/>
            <w:rPrChange w:id="136" w:author="Maxim Romaniuk" w:date="2022-11-07T09:37:00Z">
              <w:rPr>
                <w:color w:val="000000" w:themeColor="text1"/>
                <w:sz w:val="28"/>
                <w:szCs w:val="28"/>
                <w:lang w:val="en-US"/>
              </w:rPr>
            </w:rPrChange>
          </w:rPr>
          <w:t>.</w:t>
        </w:r>
      </w:ins>
    </w:p>
    <w:p w14:paraId="74A82AEC" w14:textId="05B67528" w:rsidR="00F413FC" w:rsidRPr="00F413FC" w:rsidRDefault="00B31CC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системе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уравнений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N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неизвестными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общее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число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N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&gt;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определяется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числом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сочетаний</w:t>
      </w:r>
      <w:r w:rsidR="00F413FC" w:rsidRPr="00F413FC">
        <w:rPr>
          <w:color w:val="000000" w:themeColor="text1"/>
          <w:sz w:val="28"/>
          <w:szCs w:val="28"/>
        </w:rPr>
        <w:t>.</w:t>
      </w:r>
    </w:p>
    <w:p w14:paraId="1DC168C1" w14:textId="72B249EA" w:rsidR="00F413FC" w:rsidRDefault="009E6A7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Базисное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решение</w:t>
      </w:r>
      <w:r w:rsidR="00F413FC" w:rsidRPr="00F413F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котором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все</w:t>
      </w:r>
      <w:r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≥0,i=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1,m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</m:oMath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называется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допустимым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базисным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решением</w:t>
      </w:r>
      <w:r w:rsidR="00F413FC" w:rsidRPr="00F413F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Таким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образом</w:t>
      </w:r>
      <w:r w:rsidR="00F413FC" w:rsidRPr="00F413F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первый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этап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завершается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нахождением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допустимого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базисного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решения</w:t>
      </w:r>
      <w:r w:rsidR="00F413FC" w:rsidRPr="00F413F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хотя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бы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неудачного</w:t>
      </w:r>
      <w:r w:rsidR="00F413FC" w:rsidRPr="00F413FC">
        <w:rPr>
          <w:color w:val="000000" w:themeColor="text1"/>
          <w:sz w:val="28"/>
          <w:szCs w:val="28"/>
        </w:rPr>
        <w:t>.</w:t>
      </w:r>
    </w:p>
    <w:p w14:paraId="70A45393" w14:textId="56633888" w:rsidR="00E479F5" w:rsidRPr="00C869F9" w:rsidRDefault="00B31CC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B31CC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втором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этапе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производится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последовательное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улучшение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найденного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решения</w:t>
      </w:r>
      <w:r w:rsidR="00F413FC" w:rsidRPr="00F413FC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осуществляется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переход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одного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допустимого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другому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таким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образом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чтобы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значение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целевой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улучшилось</w:t>
      </w:r>
      <w:r w:rsidR="00F413FC" w:rsidRPr="00F413FC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Процесс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продолжается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тех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пор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будет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достигнуто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наименьшее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E479F5" w:rsidRPr="00E479F5">
        <w:rPr>
          <w:color w:val="000000" w:themeColor="text1"/>
          <w:sz w:val="28"/>
          <w:szCs w:val="28"/>
        </w:rPr>
        <w:t>(</w:t>
      </w:r>
      <w:r w:rsidRPr="00B31CCF">
        <w:rPr>
          <w:color w:val="000000" w:themeColor="text1"/>
          <w:sz w:val="28"/>
          <w:szCs w:val="28"/>
        </w:rPr>
        <w:t>или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наибольшее</w:t>
      </w:r>
      <w:r w:rsidR="00E479F5" w:rsidRPr="00E479F5">
        <w:rPr>
          <w:color w:val="000000" w:themeColor="text1"/>
          <w:sz w:val="28"/>
          <w:szCs w:val="28"/>
        </w:rPr>
        <w:t>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значение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цели</w:t>
      </w:r>
      <w:r w:rsidR="00E479F5" w:rsidRPr="00E479F5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Геометрически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означает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переход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ребрам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одной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вершины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многогранника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допустимых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значений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другую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направлению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той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которой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значение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цели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достигает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экстремума</w:t>
      </w:r>
      <w:r w:rsidR="00E479F5" w:rsidRPr="00E479F5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Симплекс</w:t>
      </w:r>
      <w:r w:rsidR="00E479F5" w:rsidRPr="00E479F5">
        <w:rPr>
          <w:color w:val="000000" w:themeColor="text1"/>
          <w:sz w:val="28"/>
          <w:szCs w:val="28"/>
        </w:rPr>
        <w:t>-</w:t>
      </w:r>
      <w:r w:rsidRPr="00B31CCF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дает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оптимальную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процедуру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перебора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обеспечивает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сходимость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экстремальной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точке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конечное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число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шагов</w:t>
      </w:r>
      <w:r w:rsidR="00E479F5" w:rsidRPr="00E479F5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Вычисления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втором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этапе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ведутся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следующей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схеме</w:t>
      </w:r>
      <w:r w:rsidR="00E479F5" w:rsidRPr="00E479F5">
        <w:rPr>
          <w:color w:val="000000" w:themeColor="text1"/>
          <w:sz w:val="28"/>
          <w:szCs w:val="28"/>
        </w:rPr>
        <w:t>:</w:t>
      </w:r>
      <w:r w:rsidR="009E6A7F">
        <w:rPr>
          <w:color w:val="000000" w:themeColor="text1"/>
          <w:sz w:val="28"/>
          <w:szCs w:val="28"/>
        </w:rPr>
        <w:t xml:space="preserve"> </w:t>
      </w:r>
      <w:r w:rsidR="00C869F9" w:rsidRPr="0063060A">
        <w:rPr>
          <w:color w:val="000000" w:themeColor="text1"/>
          <w:sz w:val="28"/>
          <w:szCs w:val="28"/>
        </w:rPr>
        <w:t>[8]</w:t>
      </w:r>
    </w:p>
    <w:p w14:paraId="370342FA" w14:textId="518889DF" w:rsidR="00E479F5" w:rsidRDefault="008C1663" w:rsidP="00D40433">
      <w:pPr>
        <w:pStyle w:val="a3"/>
        <w:numPr>
          <w:ilvl w:val="0"/>
          <w:numId w:val="5"/>
        </w:numPr>
        <w:spacing w:line="259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</w:t>
      </w:r>
      <w:commentRangeStart w:id="137"/>
      <w:r w:rsidR="00B31CCF" w:rsidRPr="00E479F5">
        <w:rPr>
          <w:color w:val="000000" w:themeColor="text1"/>
          <w:sz w:val="28"/>
          <w:szCs w:val="28"/>
        </w:rPr>
        <w:t>азисные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переменные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функция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цели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выражаются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через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небазисные</w:t>
      </w:r>
      <w:r w:rsidR="0063060A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переменные</w:t>
      </w:r>
      <w:r>
        <w:rPr>
          <w:color w:val="000000" w:themeColor="text1"/>
          <w:sz w:val="28"/>
          <w:szCs w:val="28"/>
        </w:rPr>
        <w:t>.</w:t>
      </w:r>
    </w:p>
    <w:p w14:paraId="7A2CC395" w14:textId="1126407E" w:rsidR="00E479F5" w:rsidRDefault="008C1663" w:rsidP="00D40433">
      <w:pPr>
        <w:pStyle w:val="a3"/>
        <w:numPr>
          <w:ilvl w:val="0"/>
          <w:numId w:val="5"/>
        </w:numPr>
        <w:spacing w:line="259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B31CCF" w:rsidRPr="00E479F5">
        <w:rPr>
          <w:color w:val="000000" w:themeColor="text1"/>
          <w:sz w:val="28"/>
          <w:szCs w:val="28"/>
        </w:rPr>
        <w:t>о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определенному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правилу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выбирается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та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небазисных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переменных</w:t>
      </w:r>
      <w:r w:rsidR="00E479F5" w:rsidRPr="00E479F5">
        <w:rPr>
          <w:color w:val="000000" w:themeColor="text1"/>
          <w:sz w:val="28"/>
          <w:szCs w:val="28"/>
        </w:rPr>
        <w:t>,</w:t>
      </w:r>
      <w:r w:rsidR="00D40433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изменение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значения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которой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способно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улучшить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значение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E479F5">
        <w:rPr>
          <w:color w:val="000000" w:themeColor="text1"/>
          <w:sz w:val="28"/>
          <w:szCs w:val="28"/>
          <w:lang w:val="en-US"/>
        </w:rPr>
        <w:t>F</w:t>
      </w:r>
      <w:r w:rsidR="00E479F5" w:rsidRPr="00E479F5">
        <w:rPr>
          <w:color w:val="000000" w:themeColor="text1"/>
          <w:sz w:val="28"/>
          <w:szCs w:val="28"/>
        </w:rPr>
        <w:t>(</w:t>
      </w:r>
      <w:r w:rsidR="00E479F5">
        <w:rPr>
          <w:color w:val="000000" w:themeColor="text1"/>
          <w:sz w:val="28"/>
          <w:szCs w:val="28"/>
          <w:lang w:val="en-US"/>
        </w:rPr>
        <w:t>x</w:t>
      </w:r>
      <w:r w:rsidR="00E479F5" w:rsidRPr="00E479F5">
        <w:rPr>
          <w:color w:val="000000" w:themeColor="text1"/>
          <w:sz w:val="28"/>
          <w:szCs w:val="28"/>
        </w:rPr>
        <w:t>),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она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вводится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базис</w:t>
      </w:r>
      <w:r>
        <w:rPr>
          <w:color w:val="000000" w:themeColor="text1"/>
          <w:sz w:val="28"/>
          <w:szCs w:val="28"/>
        </w:rPr>
        <w:t>.</w:t>
      </w:r>
    </w:p>
    <w:p w14:paraId="2924D5B9" w14:textId="13DA1B81" w:rsidR="00E479F5" w:rsidRDefault="008C1663" w:rsidP="00D40433">
      <w:pPr>
        <w:pStyle w:val="a3"/>
        <w:numPr>
          <w:ilvl w:val="0"/>
          <w:numId w:val="5"/>
        </w:numPr>
        <w:spacing w:line="259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B31CCF" w:rsidRPr="00E479F5">
        <w:rPr>
          <w:color w:val="000000" w:themeColor="text1"/>
          <w:sz w:val="28"/>
          <w:szCs w:val="28"/>
        </w:rPr>
        <w:t>пределяется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какая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переменных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должна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быть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выведена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базиса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этом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новый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набор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переменных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образующийся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каждом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шаге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отличается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от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предыдущего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только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одной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переменной</w:t>
      </w:r>
      <w:r>
        <w:rPr>
          <w:color w:val="000000" w:themeColor="text1"/>
          <w:sz w:val="28"/>
          <w:szCs w:val="28"/>
        </w:rPr>
        <w:t>.</w:t>
      </w:r>
    </w:p>
    <w:p w14:paraId="27064A12" w14:textId="782C3580" w:rsidR="00E479F5" w:rsidRDefault="008C1663" w:rsidP="00D40433">
      <w:pPr>
        <w:pStyle w:val="a3"/>
        <w:numPr>
          <w:ilvl w:val="0"/>
          <w:numId w:val="5"/>
        </w:numPr>
        <w:spacing w:line="259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</w:t>
      </w:r>
      <w:r w:rsidR="00B31CCF" w:rsidRPr="00E479F5">
        <w:rPr>
          <w:color w:val="000000" w:themeColor="text1"/>
          <w:sz w:val="28"/>
          <w:szCs w:val="28"/>
        </w:rPr>
        <w:t>азисные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переменные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функция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цели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выражаются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через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новые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небазисные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переменные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повторяются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операции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E479F5" w:rsidRPr="00E479F5">
        <w:rPr>
          <w:color w:val="000000" w:themeColor="text1"/>
          <w:sz w:val="28"/>
          <w:szCs w:val="28"/>
        </w:rPr>
        <w:t>1)</w:t>
      </w:r>
      <w:r w:rsidR="009E6A7F">
        <w:rPr>
          <w:color w:val="000000" w:themeColor="text1"/>
          <w:sz w:val="28"/>
          <w:szCs w:val="28"/>
        </w:rPr>
        <w:t xml:space="preserve"> </w:t>
      </w:r>
      <w:r w:rsidR="00B31CCF" w:rsidRPr="00E479F5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E479F5" w:rsidRPr="00E479F5">
        <w:rPr>
          <w:color w:val="000000" w:themeColor="text1"/>
          <w:sz w:val="28"/>
          <w:szCs w:val="28"/>
        </w:rPr>
        <w:t>2</w:t>
      </w:r>
      <w:r w:rsidR="00B31CCF" w:rsidRPr="00E479F5">
        <w:rPr>
          <w:color w:val="000000" w:themeColor="text1"/>
          <w:sz w:val="28"/>
          <w:szCs w:val="28"/>
        </w:rPr>
        <w:t>)</w:t>
      </w:r>
      <w:r w:rsidR="00E479F5" w:rsidRPr="00E479F5">
        <w:rPr>
          <w:color w:val="000000" w:themeColor="text1"/>
          <w:sz w:val="28"/>
          <w:szCs w:val="28"/>
        </w:rPr>
        <w:t>.</w:t>
      </w:r>
      <w:commentRangeEnd w:id="137"/>
      <w:r w:rsidR="009E1C69">
        <w:rPr>
          <w:rStyle w:val="af3"/>
        </w:rPr>
        <w:commentReference w:id="137"/>
      </w:r>
    </w:p>
    <w:p w14:paraId="799F50AA" w14:textId="52FFA647" w:rsidR="00D12A38" w:rsidRDefault="00B31CC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E479F5">
        <w:rPr>
          <w:color w:val="000000" w:themeColor="text1"/>
          <w:sz w:val="28"/>
          <w:szCs w:val="28"/>
        </w:rPr>
        <w:t>Если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определенном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шаге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окажется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что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изменение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значений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любой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небазисных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переменных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не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может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улучшить</w:t>
      </w:r>
      <w:r w:rsidR="009E6A7F">
        <w:rPr>
          <w:color w:val="000000" w:themeColor="text1"/>
          <w:sz w:val="28"/>
          <w:szCs w:val="28"/>
        </w:rPr>
        <w:t xml:space="preserve"> </w:t>
      </w:r>
      <w:r w:rsidR="00E479F5">
        <w:rPr>
          <w:color w:val="000000" w:themeColor="text1"/>
          <w:sz w:val="28"/>
          <w:szCs w:val="28"/>
          <w:lang w:val="en-US"/>
        </w:rPr>
        <w:t>F</w:t>
      </w:r>
      <w:r w:rsidR="00E479F5" w:rsidRPr="00E479F5">
        <w:rPr>
          <w:color w:val="000000" w:themeColor="text1"/>
          <w:sz w:val="28"/>
          <w:szCs w:val="28"/>
        </w:rPr>
        <w:t>(</w:t>
      </w:r>
      <w:r w:rsidR="00E479F5">
        <w:rPr>
          <w:color w:val="000000" w:themeColor="text1"/>
          <w:sz w:val="28"/>
          <w:szCs w:val="28"/>
          <w:lang w:val="en-US"/>
        </w:rPr>
        <w:t>x</w:t>
      </w:r>
      <w:r w:rsidR="00E479F5" w:rsidRPr="00E479F5">
        <w:rPr>
          <w:color w:val="000000" w:themeColor="text1"/>
          <w:sz w:val="28"/>
          <w:szCs w:val="28"/>
        </w:rPr>
        <w:t>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последнее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базисное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решение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оказывается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оптимальным</w:t>
      </w:r>
      <w:r w:rsidR="00E479F5" w:rsidRPr="00E479F5">
        <w:rPr>
          <w:color w:val="000000" w:themeColor="text1"/>
          <w:sz w:val="28"/>
          <w:szCs w:val="28"/>
        </w:rPr>
        <w:t>.</w:t>
      </w:r>
    </w:p>
    <w:p w14:paraId="349ACDF5" w14:textId="6E05803B" w:rsidR="00D71C20" w:rsidRPr="00D71C20" w:rsidRDefault="008154BF" w:rsidP="00D71C20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333333"/>
          <w:sz w:val="28"/>
          <w:szCs w:val="28"/>
        </w:rPr>
        <w:t>К недостаткам можно отнести то, что с</w:t>
      </w:r>
      <w:r w:rsidR="00D71C20" w:rsidRPr="00D71C20">
        <w:rPr>
          <w:color w:val="333333"/>
          <w:sz w:val="28"/>
          <w:szCs w:val="28"/>
        </w:rPr>
        <w:t>истема неравенств, решаемая симплексным методом, не дает точного решения, а дает лишь приближенное решение. Качество получаемого решения зависит от того, на сколько правильно подобраны коэффициенты и разумно составлены ограничения.</w:t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tab/>
        <w:t>Также недостатком является то, что с помощью симплес-метода можно получить решение только линейных задач с непрерывными неотрицательными коэфициентами.</w:t>
      </w:r>
    </w:p>
    <w:p w14:paraId="777034E8" w14:textId="77777777" w:rsidR="00D12A38" w:rsidRDefault="00D12A38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4DA2445C" w14:textId="36CFD485" w:rsidR="00D12A38" w:rsidRPr="00D12A38" w:rsidRDefault="0007398A" w:rsidP="00DF166E">
      <w:pPr>
        <w:spacing w:line="259" w:lineRule="auto"/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3</w:t>
      </w:r>
      <w:r w:rsidR="00D12A38" w:rsidRPr="00D12A38">
        <w:rPr>
          <w:b/>
          <w:bCs/>
          <w:color w:val="000000"/>
          <w:sz w:val="28"/>
          <w:szCs w:val="28"/>
        </w:rPr>
        <w:t>.3 Пример использования симплекс-метода</w:t>
      </w:r>
    </w:p>
    <w:p w14:paraId="37600375" w14:textId="77777777" w:rsidR="00D12A38" w:rsidRDefault="00D12A38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65254F05" w14:textId="55DDBB15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color w:val="000000" w:themeColor="text1"/>
          <w:sz w:val="28"/>
          <w:szCs w:val="28"/>
        </w:rPr>
        <w:t>Пример</w:t>
      </w:r>
      <w:r>
        <w:rPr>
          <w:color w:val="000000" w:themeColor="text1"/>
          <w:sz w:val="28"/>
          <w:szCs w:val="28"/>
        </w:rPr>
        <w:t xml:space="preserve"> 1</w:t>
      </w:r>
      <w:r w:rsidRPr="00282A72">
        <w:rPr>
          <w:color w:val="000000" w:themeColor="text1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приобретение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нового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участка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выделено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20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тыс.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y.e.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размещено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площади,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превышающей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72</w:t>
      </w:r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заказано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двух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видов: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1)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lastRenderedPageBreak/>
        <w:t>стоимостью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тыс.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y.e.,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занимающее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площадь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дающее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тыс.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ед.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продукции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смену;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2)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стоимостью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тыс.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y.e.,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занимающее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площадь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дающее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смену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тыс.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ед.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продукции.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Найти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оптимальный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вариант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приобретения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оборудования,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обеспечивающий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максимум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общей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производительности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участка</w:t>
      </w:r>
      <w:r>
        <w:rPr>
          <w:sz w:val="28"/>
          <w:szCs w:val="28"/>
        </w:rPr>
        <w:t xml:space="preserve"> </w:t>
      </w:r>
      <w:r w:rsidRPr="00AD7085">
        <w:rPr>
          <w:sz w:val="28"/>
          <w:szCs w:val="28"/>
        </w:rPr>
        <w:t>[8]</w:t>
      </w:r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35550B3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Обозначим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неизвестное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второго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видов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соответственно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через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цели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записана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следующим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образом: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F(x)=8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(max). </m:t>
        </m:r>
      </m:oMath>
      <w:r w:rsidRPr="00282A72">
        <w:rPr>
          <w:sz w:val="28"/>
          <w:szCs w:val="28"/>
        </w:rPr>
        <w:t>Ограничения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площади: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5x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+12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≤72</m:t>
        </m:r>
      </m:oMath>
      <w:r w:rsidRPr="00282A72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ограничения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стоимости: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5x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≤20</m:t>
        </m:r>
      </m:oMath>
      <w:r w:rsidRPr="00282A72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ограничения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знак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≥0</m:t>
        </m:r>
      </m:oMath>
      <w:r w:rsidRPr="00282A72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≥0</m:t>
        </m:r>
      </m:oMath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B05D3B8" w14:textId="77777777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Разделим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коэффициенты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ограничений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приведем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ограничения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виду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равенств,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вводя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дополнительные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9981AE1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2"/>
        <w:gridCol w:w="971"/>
      </w:tblGrid>
      <w:tr w:rsidR="00D12A38" w14:paraId="7F61697B" w14:textId="77777777" w:rsidTr="00F31280">
        <w:tc>
          <w:tcPr>
            <w:tcW w:w="9214" w:type="dxa"/>
          </w:tcPr>
          <w:p w14:paraId="2B4BE5D5" w14:textId="77777777" w:rsidR="00D12A38" w:rsidRPr="00282A72" w:rsidRDefault="00CD0EE5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=12</m:t>
                </m:r>
              </m:oMath>
            </m:oMathPara>
          </w:p>
        </w:tc>
        <w:tc>
          <w:tcPr>
            <w:tcW w:w="469" w:type="dxa"/>
          </w:tcPr>
          <w:p w14:paraId="19BCE9C8" w14:textId="00DC2475" w:rsidR="00D12A38" w:rsidRPr="00282A72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3.9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  <w:tr w:rsidR="00D12A38" w14:paraId="04240E46" w14:textId="77777777" w:rsidTr="00F31280">
        <w:tc>
          <w:tcPr>
            <w:tcW w:w="9214" w:type="dxa"/>
          </w:tcPr>
          <w:p w14:paraId="57188CFE" w14:textId="77777777" w:rsidR="00D12A38" w:rsidRPr="00F61A2D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5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=20</m:t>
                </m:r>
              </m:oMath>
            </m:oMathPara>
          </w:p>
          <w:p w14:paraId="63E5C91C" w14:textId="77777777" w:rsidR="00D12A38" w:rsidRPr="00F61A2D" w:rsidRDefault="00D12A38" w:rsidP="00F31280"/>
        </w:tc>
        <w:tc>
          <w:tcPr>
            <w:tcW w:w="469" w:type="dxa"/>
          </w:tcPr>
          <w:p w14:paraId="0161130A" w14:textId="73397298" w:rsidR="00D12A38" w:rsidRPr="00282A72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3.10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76444A46" w14:textId="08547581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ограничения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приведены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двух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алгебраических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уравнений</w:t>
      </w:r>
      <w:r w:rsidR="00AB6CA9">
        <w:rPr>
          <w:sz w:val="28"/>
          <w:szCs w:val="28"/>
        </w:rPr>
        <w:t xml:space="preserve"> (3.9) и (3.10)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четырьмя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неизвестными.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Процедура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следующая:</w:t>
      </w:r>
      <w:r>
        <w:rPr>
          <w:sz w:val="28"/>
          <w:szCs w:val="28"/>
        </w:rPr>
        <w:t xml:space="preserve"> </w:t>
      </w:r>
    </w:p>
    <w:p w14:paraId="34E269A2" w14:textId="77777777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1-й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шаг.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Выберем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базисных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(БП)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282A7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определитель,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составленный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коэффициентов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ограничениях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отличен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нуля.</w:t>
      </w:r>
      <w:r>
        <w:rPr>
          <w:sz w:val="28"/>
          <w:szCs w:val="28"/>
        </w:rPr>
        <w:t xml:space="preserve"> </w:t>
      </w:r>
    </w:p>
    <w:p w14:paraId="6CFB2C5D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</w:p>
    <w:p w14:paraId="7AE1D4AE" w14:textId="77777777" w:rsidR="00D12A38" w:rsidRPr="00F61A2D" w:rsidRDefault="00CD0EE5" w:rsidP="00D12A38">
      <w:pPr>
        <w:spacing w:line="259" w:lineRule="auto"/>
        <w:jc w:val="both"/>
        <w:rPr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≠0.</m:t>
          </m:r>
        </m:oMath>
      </m:oMathPara>
    </w:p>
    <w:p w14:paraId="44A922CD" w14:textId="77777777" w:rsidR="00D12A38" w:rsidRPr="00282A72" w:rsidRDefault="00D12A38" w:rsidP="00D12A38">
      <w:pPr>
        <w:spacing w:line="259" w:lineRule="auto"/>
        <w:jc w:val="both"/>
        <w:rPr>
          <w:sz w:val="28"/>
          <w:szCs w:val="28"/>
        </w:rPr>
      </w:pPr>
    </w:p>
    <w:p w14:paraId="27A8FB99" w14:textId="5943B53E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Тогда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небазисными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переменными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(НП).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Выразим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БП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F(x)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через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небазисные.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 w:rsidR="00AB6CA9">
        <w:rPr>
          <w:sz w:val="28"/>
          <w:szCs w:val="28"/>
        </w:rPr>
        <w:t>3.9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</w:p>
    <w:p w14:paraId="18C8F05B" w14:textId="77777777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5"/>
        <w:gridCol w:w="1018"/>
      </w:tblGrid>
      <w:tr w:rsidR="00D12A38" w14:paraId="4226CBFB" w14:textId="77777777" w:rsidTr="00F31280">
        <w:tc>
          <w:tcPr>
            <w:tcW w:w="9214" w:type="dxa"/>
          </w:tcPr>
          <w:p w14:paraId="6FB98961" w14:textId="77777777" w:rsidR="00D12A38" w:rsidRPr="00F61A2D" w:rsidRDefault="00CD0EE5" w:rsidP="00F31280">
            <w:pPr>
              <w:spacing w:line="259" w:lineRule="auto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=6-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  <w:p w14:paraId="3BD84287" w14:textId="77777777" w:rsidR="00D12A38" w:rsidRPr="00282A72" w:rsidRDefault="00D12A38" w:rsidP="00F31280">
            <w:pPr>
              <w:spacing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69" w:type="dxa"/>
          </w:tcPr>
          <w:p w14:paraId="727D0B48" w14:textId="72B6ED5B" w:rsidR="00D12A38" w:rsidRPr="00282A72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begin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 xml:space="preserve"> SEQ Формула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color w:val="auto"/>
                    <w:sz w:val="28"/>
                    <w:szCs w:val="28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.11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656C3BB7" w14:textId="0AC4AEB8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 w:rsidR="00AB6CA9">
        <w:rPr>
          <w:sz w:val="28"/>
          <w:szCs w:val="28"/>
        </w:rPr>
        <w:t>3.10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следует,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=20-2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-5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учетом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>
        <w:rPr>
          <w:sz w:val="28"/>
          <w:szCs w:val="28"/>
        </w:rPr>
        <w:t>3</w:t>
      </w:r>
      <w:r w:rsidR="00AB6CA9">
        <w:rPr>
          <w:sz w:val="28"/>
          <w:szCs w:val="28"/>
        </w:rPr>
        <w:t>.11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получим</w:t>
      </w:r>
    </w:p>
    <w:p w14:paraId="043BCC07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2"/>
        <w:gridCol w:w="971"/>
      </w:tblGrid>
      <w:tr w:rsidR="00D12A38" w14:paraId="76A63D72" w14:textId="77777777" w:rsidTr="00F31280">
        <w:tc>
          <w:tcPr>
            <w:tcW w:w="9214" w:type="dxa"/>
          </w:tcPr>
          <w:p w14:paraId="050ED547" w14:textId="77777777" w:rsidR="00D12A38" w:rsidRPr="00F61A2D" w:rsidRDefault="00CD0EE5" w:rsidP="00F31280">
            <w:pPr>
              <w:spacing w:line="259" w:lineRule="auto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=8-4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  <w:p w14:paraId="2518C921" w14:textId="77777777" w:rsidR="00D12A38" w:rsidRPr="00282A72" w:rsidRDefault="00D12A38" w:rsidP="00F31280">
            <w:pPr>
              <w:spacing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69" w:type="dxa"/>
          </w:tcPr>
          <w:p w14:paraId="42E8C3A4" w14:textId="2DAC636E" w:rsidR="00D12A38" w:rsidRPr="00282A72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3.12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62903A92" w14:textId="77777777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Тогда</w:t>
      </w:r>
      <w:r>
        <w:rPr>
          <w:sz w:val="28"/>
          <w:szCs w:val="28"/>
        </w:rPr>
        <w:t xml:space="preserve"> </w:t>
      </w:r>
    </w:p>
    <w:p w14:paraId="5223CC21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2"/>
        <w:gridCol w:w="971"/>
      </w:tblGrid>
      <w:tr w:rsidR="00D12A38" w14:paraId="7954AFB2" w14:textId="77777777" w:rsidTr="00F31280">
        <w:tc>
          <w:tcPr>
            <w:tcW w:w="9214" w:type="dxa"/>
          </w:tcPr>
          <w:p w14:paraId="425AE6B4" w14:textId="77777777" w:rsidR="00D12A38" w:rsidRPr="00F61A2D" w:rsidRDefault="00CD0EE5" w:rsidP="00F31280">
            <w:pPr>
              <w:spacing w:line="259" w:lineRule="auto"/>
              <w:jc w:val="both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)=8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=24+6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  <w:p w14:paraId="345163A1" w14:textId="77777777" w:rsidR="00D12A38" w:rsidRPr="00A92849" w:rsidRDefault="00D12A38" w:rsidP="00F31280">
            <w:pPr>
              <w:spacing w:line="259" w:lineRule="auto"/>
              <w:jc w:val="both"/>
              <w:rPr>
                <w:i/>
                <w:sz w:val="28"/>
                <w:szCs w:val="28"/>
              </w:rPr>
            </w:pPr>
          </w:p>
        </w:tc>
        <w:tc>
          <w:tcPr>
            <w:tcW w:w="469" w:type="dxa"/>
          </w:tcPr>
          <w:p w14:paraId="3167E1F8" w14:textId="02B2D154" w:rsidR="00D12A38" w:rsidRPr="00282A72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3.13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40E5403E" w14:textId="5114F914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каждом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шаге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НП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приравниваются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нулю,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следовательно,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БП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F(x)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равны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свободным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членам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соответствующих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выражениях:</w:t>
      </w:r>
      <w:r>
        <w:rPr>
          <w:sz w:val="28"/>
          <w:szCs w:val="28"/>
        </w:rPr>
        <w:t xml:space="preserve"> </w:t>
      </w:r>
    </w:p>
    <w:p w14:paraId="2CA45C31" w14:textId="77777777" w:rsidR="009F33FE" w:rsidRPr="00282A72" w:rsidRDefault="009F33FE" w:rsidP="00D12A38">
      <w:pPr>
        <w:spacing w:line="259" w:lineRule="auto"/>
        <w:ind w:firstLine="708"/>
        <w:jc w:val="both"/>
        <w:rPr>
          <w:sz w:val="28"/>
          <w:szCs w:val="28"/>
        </w:rPr>
      </w:pPr>
    </w:p>
    <w:p w14:paraId="35DE58AD" w14:textId="38719B2B" w:rsidR="00D12A38" w:rsidRPr="009F33FE" w:rsidRDefault="00CD0EE5" w:rsidP="00D12A38">
      <w:pPr>
        <w:spacing w:line="259" w:lineRule="auto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=8, </m:t>
          </m:r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)=24.  </m:t>
          </m:r>
          <w:commentRangeStart w:id="138"/>
          <w:commentRangeEnd w:id="138"/>
          <m:r>
            <m:rPr>
              <m:sty m:val="p"/>
            </m:rPr>
            <w:rPr>
              <w:rStyle w:val="af3"/>
            </w:rPr>
            <w:commentReference w:id="138"/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14:paraId="795A9284" w14:textId="77777777" w:rsidR="009F33FE" w:rsidRPr="00A92849" w:rsidRDefault="009F33FE" w:rsidP="00D12A38">
      <w:pPr>
        <w:spacing w:line="259" w:lineRule="auto"/>
        <w:jc w:val="both"/>
        <w:rPr>
          <w:i/>
          <w:sz w:val="28"/>
          <w:szCs w:val="28"/>
        </w:rPr>
      </w:pPr>
    </w:p>
    <w:p w14:paraId="2DFCA9A2" w14:textId="15127E60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решение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соответствует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координатам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вершины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ОДЗП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рис</w:t>
      </w:r>
      <w:r w:rsidR="004957E7">
        <w:rPr>
          <w:sz w:val="28"/>
          <w:szCs w:val="28"/>
        </w:rPr>
        <w:t>унке 3.1</w:t>
      </w:r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Оптимальность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проверяется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выражению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 w:rsidR="00AB6CA9">
        <w:rPr>
          <w:sz w:val="28"/>
          <w:szCs w:val="28"/>
        </w:rPr>
        <w:t>3.13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цели.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Переменная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входит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 w:rsidR="00AB6CA9">
        <w:rPr>
          <w:sz w:val="28"/>
          <w:szCs w:val="28"/>
        </w:rPr>
        <w:t>3.13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отрицательным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коэффициентом;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вводить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следующем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шаге,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примет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положительное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значение,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числа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lastRenderedPageBreak/>
        <w:t>24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некоторая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величина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вычитаться,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F(x)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уменьшится.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вводить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следующем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шаге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82A7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цели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увеличится,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улучшится.</w:t>
      </w:r>
    </w:p>
    <w:p w14:paraId="51047BF3" w14:textId="77777777" w:rsidR="00D12A38" w:rsidRDefault="00D12A38" w:rsidP="00D12A38">
      <w:pPr>
        <w:spacing w:line="259" w:lineRule="auto"/>
        <w:jc w:val="center"/>
        <w:rPr>
          <w:sz w:val="28"/>
          <w:szCs w:val="28"/>
        </w:rPr>
      </w:pPr>
      <w:r w:rsidRPr="00282A72">
        <w:rPr>
          <w:noProof/>
          <w:sz w:val="28"/>
          <w:szCs w:val="28"/>
        </w:rPr>
        <w:drawing>
          <wp:inline distT="0" distB="0" distL="0" distR="0" wp14:anchorId="715B8912" wp14:editId="5FA67019">
            <wp:extent cx="2726994" cy="2209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04" t="40237" r="55859" b="19377"/>
                    <a:stretch/>
                  </pic:blipFill>
                  <pic:spPr bwMode="auto">
                    <a:xfrm>
                      <a:off x="0" y="0"/>
                      <a:ext cx="2738843" cy="221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3F9C9" w14:textId="77777777" w:rsidR="00D12A38" w:rsidRPr="00282A72" w:rsidRDefault="00D12A38" w:rsidP="00D12A38">
      <w:pPr>
        <w:spacing w:line="259" w:lineRule="auto"/>
        <w:jc w:val="center"/>
        <w:rPr>
          <w:sz w:val="28"/>
          <w:szCs w:val="28"/>
        </w:rPr>
      </w:pPr>
    </w:p>
    <w:p w14:paraId="7D626C0F" w14:textId="7DE34121" w:rsidR="00D12A38" w:rsidRDefault="00D12A38" w:rsidP="00D12A38">
      <w:pPr>
        <w:spacing w:line="259" w:lineRule="auto"/>
        <w:jc w:val="center"/>
        <w:rPr>
          <w:sz w:val="28"/>
          <w:szCs w:val="28"/>
        </w:rPr>
      </w:pPr>
      <w:commentRangeStart w:id="139"/>
      <w:r w:rsidRPr="00282A72">
        <w:rPr>
          <w:sz w:val="28"/>
          <w:szCs w:val="28"/>
        </w:rPr>
        <w:t>Рис</w:t>
      </w:r>
      <w:r w:rsidR="004957E7">
        <w:rPr>
          <w:sz w:val="28"/>
          <w:szCs w:val="28"/>
        </w:rPr>
        <w:t>унок</w:t>
      </w:r>
      <w:r>
        <w:rPr>
          <w:sz w:val="28"/>
          <w:szCs w:val="28"/>
        </w:rPr>
        <w:t xml:space="preserve"> </w:t>
      </w:r>
      <w:r w:rsidR="004957E7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82A72">
        <w:rPr>
          <w:sz w:val="28"/>
          <w:szCs w:val="28"/>
        </w:rPr>
        <w:t>1</w:t>
      </w:r>
      <w:commentRangeEnd w:id="139"/>
      <w:r w:rsidR="004957E7">
        <w:rPr>
          <w:sz w:val="28"/>
          <w:szCs w:val="28"/>
        </w:rPr>
        <w:t xml:space="preserve"> – </w:t>
      </w:r>
      <w:r w:rsidR="009E1C69">
        <w:rPr>
          <w:rStyle w:val="af3"/>
        </w:rPr>
        <w:commentReference w:id="139"/>
      </w:r>
      <w:r w:rsidR="004957E7">
        <w:rPr>
          <w:sz w:val="28"/>
          <w:szCs w:val="28"/>
        </w:rPr>
        <w:t>Графическая интерпретация к примеру</w:t>
      </w:r>
    </w:p>
    <w:p w14:paraId="43D865B3" w14:textId="77777777" w:rsidR="00D12A38" w:rsidRPr="00282A72" w:rsidRDefault="00D12A38" w:rsidP="00D12A38">
      <w:pPr>
        <w:spacing w:line="259" w:lineRule="auto"/>
        <w:jc w:val="center"/>
        <w:rPr>
          <w:sz w:val="28"/>
          <w:szCs w:val="28"/>
        </w:rPr>
      </w:pPr>
    </w:p>
    <w:p w14:paraId="5FC24D61" w14:textId="64FEF0B1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исключают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ту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переменную,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которая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раньше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обратится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нуль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введении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Анализируя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 w:rsidR="00AB6CA9">
        <w:rPr>
          <w:sz w:val="28"/>
          <w:szCs w:val="28"/>
        </w:rPr>
        <w:t>3.11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 w:rsidR="00AB6CA9">
        <w:rPr>
          <w:sz w:val="28"/>
          <w:szCs w:val="28"/>
        </w:rPr>
        <w:t>3.12</w:t>
      </w:r>
      <w:r w:rsidRPr="00282A72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определяем,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исключить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следующем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шаге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местами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поменяются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C1F7BC6" w14:textId="77777777" w:rsidR="00D12A38" w:rsidRDefault="00D12A38" w:rsidP="00D12A38">
      <w:pPr>
        <w:spacing w:line="259" w:lineRule="auto"/>
        <w:jc w:val="both"/>
        <w:rPr>
          <w:sz w:val="28"/>
          <w:szCs w:val="28"/>
          <w:lang w:val="en-US"/>
        </w:rPr>
      </w:pPr>
      <w:r w:rsidRPr="00282A72">
        <w:rPr>
          <w:sz w:val="28"/>
          <w:szCs w:val="28"/>
        </w:rPr>
        <w:t>2-й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шаг.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базисные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небазисные.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Выразим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БП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F(x)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через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НП.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>
        <w:rPr>
          <w:sz w:val="28"/>
          <w:szCs w:val="28"/>
        </w:rPr>
        <w:t>4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следует</w:t>
      </w:r>
      <w:r w:rsidRPr="00282A72">
        <w:rPr>
          <w:sz w:val="28"/>
          <w:szCs w:val="28"/>
          <w:lang w:val="en-US"/>
        </w:rPr>
        <w:t>:</w:t>
      </w:r>
    </w:p>
    <w:p w14:paraId="1EDC263C" w14:textId="77777777" w:rsidR="00D12A38" w:rsidRPr="00282A72" w:rsidRDefault="00D12A38" w:rsidP="00D12A38">
      <w:pPr>
        <w:spacing w:line="259" w:lineRule="auto"/>
        <w:jc w:val="both"/>
        <w:rPr>
          <w:sz w:val="28"/>
          <w:szCs w:val="28"/>
          <w:lang w:val="en-US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2"/>
        <w:gridCol w:w="971"/>
      </w:tblGrid>
      <w:tr w:rsidR="00D12A38" w14:paraId="589650D0" w14:textId="77777777" w:rsidTr="00F31280">
        <w:tc>
          <w:tcPr>
            <w:tcW w:w="9214" w:type="dxa"/>
          </w:tcPr>
          <w:p w14:paraId="7EB39453" w14:textId="77777777" w:rsidR="00D12A38" w:rsidRPr="00F61A2D" w:rsidRDefault="00CD0EE5" w:rsidP="00F31280">
            <w:pPr>
              <w:spacing w:line="259" w:lineRule="auto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=2+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  <w:p w14:paraId="4A4E2DC3" w14:textId="77777777" w:rsidR="00D12A38" w:rsidRPr="00282A72" w:rsidRDefault="00D12A38" w:rsidP="00F31280">
            <w:pPr>
              <w:spacing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69" w:type="dxa"/>
          </w:tcPr>
          <w:p w14:paraId="343E6430" w14:textId="4DB33E94" w:rsidR="00D12A38" w:rsidRPr="00282A72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3.14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19A7316D" w14:textId="13A56D5C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  <w:lang w:val="en-US"/>
        </w:rPr>
      </w:pPr>
      <w:r w:rsidRPr="00282A72">
        <w:rPr>
          <w:sz w:val="28"/>
          <w:szCs w:val="28"/>
        </w:rPr>
        <w:t>Подставив</w:t>
      </w:r>
      <w:r>
        <w:rPr>
          <w:sz w:val="28"/>
          <w:szCs w:val="28"/>
          <w:lang w:val="en-US"/>
        </w:rPr>
        <w:t xml:space="preserve"> </w:t>
      </w:r>
      <w:r w:rsidRPr="00282A72">
        <w:rPr>
          <w:sz w:val="28"/>
          <w:szCs w:val="28"/>
          <w:lang w:val="en-US"/>
        </w:rPr>
        <w:t>(3.14)</w:t>
      </w:r>
      <w:r>
        <w:rPr>
          <w:sz w:val="28"/>
          <w:szCs w:val="28"/>
          <w:lang w:val="en-US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  <w:lang w:val="en-US"/>
        </w:rPr>
        <w:t>(</w:t>
      </w:r>
      <w:r w:rsidR="00AB6CA9">
        <w:rPr>
          <w:sz w:val="28"/>
          <w:szCs w:val="28"/>
        </w:rPr>
        <w:t>3.11</w:t>
      </w:r>
      <w:r w:rsidRPr="00282A72">
        <w:rPr>
          <w:sz w:val="28"/>
          <w:szCs w:val="28"/>
          <w:lang w:val="en-US"/>
        </w:rPr>
        <w:t>),</w:t>
      </w:r>
      <w:r>
        <w:rPr>
          <w:sz w:val="28"/>
          <w:szCs w:val="28"/>
          <w:lang w:val="en-US"/>
        </w:rPr>
        <w:t xml:space="preserve"> </w:t>
      </w:r>
      <w:r w:rsidRPr="00282A72">
        <w:rPr>
          <w:sz w:val="28"/>
          <w:szCs w:val="28"/>
        </w:rPr>
        <w:t>получим</w:t>
      </w:r>
      <w:r>
        <w:rPr>
          <w:sz w:val="28"/>
          <w:szCs w:val="28"/>
          <w:lang w:val="en-US"/>
        </w:rPr>
        <w:t>:</w:t>
      </w:r>
    </w:p>
    <w:p w14:paraId="7893EADA" w14:textId="130E5F91" w:rsidR="00AB6CA9" w:rsidRPr="00F61A2D" w:rsidRDefault="00AB6CA9" w:rsidP="00D12A38">
      <w:pPr>
        <w:spacing w:line="259" w:lineRule="auto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5"/>
        <w:gridCol w:w="1018"/>
      </w:tblGrid>
      <w:tr w:rsidR="00AB6CA9" w14:paraId="63C9EB7B" w14:textId="77777777" w:rsidTr="00AB6CA9">
        <w:tc>
          <w:tcPr>
            <w:tcW w:w="9214" w:type="dxa"/>
            <w:vAlign w:val="center"/>
          </w:tcPr>
          <w:p w14:paraId="5DA5A827" w14:textId="2974EA2F" w:rsidR="00AB6CA9" w:rsidRPr="00282A72" w:rsidRDefault="00AB6CA9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=5-</m:t>
                </m:r>
                <m:f>
                  <m:f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 xml:space="preserve">.          </m:t>
                </m:r>
              </m:oMath>
            </m:oMathPara>
          </w:p>
        </w:tc>
        <w:tc>
          <w:tcPr>
            <w:tcW w:w="469" w:type="dxa"/>
            <w:vAlign w:val="center"/>
          </w:tcPr>
          <w:p w14:paraId="3730BCDB" w14:textId="40C744B5" w:rsidR="00AB6CA9" w:rsidRPr="00282A72" w:rsidRDefault="00AB6CA9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begin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 xml:space="preserve"> SEQ Формула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color w:val="auto"/>
                    <w:sz w:val="28"/>
                    <w:szCs w:val="28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.15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288B4A73" w14:textId="77777777" w:rsidR="00D12A38" w:rsidRPr="00282A72" w:rsidRDefault="00D12A38" w:rsidP="00D12A38">
      <w:pPr>
        <w:spacing w:line="259" w:lineRule="auto"/>
        <w:jc w:val="both"/>
        <w:rPr>
          <w:sz w:val="28"/>
          <w:szCs w:val="28"/>
        </w:rPr>
      </w:pPr>
    </w:p>
    <w:p w14:paraId="02B3DCCC" w14:textId="49364E0D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Тогда</w:t>
      </w:r>
      <w:r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)=8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=36-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 </m:t>
        </m:r>
      </m:oMath>
      <w:r w:rsidRPr="00282A72">
        <w:rPr>
          <w:sz w:val="28"/>
          <w:szCs w:val="28"/>
        </w:rPr>
        <w:t>(как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небазисные),</w:t>
      </w:r>
      <w:r w:rsidR="00AB6CA9" w:rsidRPr="00AB6CA9">
        <w:rPr>
          <w:rFonts w:ascii="Cambria Math" w:hAnsi="Cambria Math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</w:t>
      </w:r>
      <w:r w:rsidR="00AB6CA9">
        <w:rPr>
          <w:sz w:val="28"/>
          <w:szCs w:val="28"/>
        </w:rPr>
        <w:t xml:space="preserve">получено с помощью (3.14) и (3.15),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=5, F=36.</m:t>
        </m:r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решение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соответствует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координатам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вершины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Найденное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решение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оптимальным,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улучшить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  <w:lang w:val="en-US"/>
        </w:rPr>
        <w:t>F</w:t>
      </w:r>
      <w:r w:rsidRPr="00282A72">
        <w:rPr>
          <w:sz w:val="28"/>
          <w:szCs w:val="28"/>
        </w:rPr>
        <w:t>(</w:t>
      </w:r>
      <w:r w:rsidRPr="00282A72">
        <w:rPr>
          <w:sz w:val="28"/>
          <w:szCs w:val="28"/>
          <w:lang w:val="en-US"/>
        </w:rPr>
        <w:t>x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нельзя,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282A72">
        <w:rPr>
          <w:sz w:val="28"/>
          <w:szCs w:val="28"/>
        </w:rPr>
        <w:t>и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входят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выражение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цели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отрицательными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коэффициентами.</w:t>
      </w:r>
    </w:p>
    <w:p w14:paraId="492A285E" w14:textId="77777777" w:rsidR="00D12A38" w:rsidRPr="00BF0453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максимальная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производительность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участка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36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тыс.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ед.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продукции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смену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обеспечена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закупке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единиц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вида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ед.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второго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вида.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Дополнительные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имеют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смысл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неиспользованных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ресурсов.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данном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примере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ресурсы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площади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стоимости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использованы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полностью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282A72">
        <w:rPr>
          <w:sz w:val="28"/>
          <w:szCs w:val="28"/>
        </w:rPr>
        <w:t>).</w:t>
      </w:r>
    </w:p>
    <w:p w14:paraId="01BD31FC" w14:textId="00AED15B" w:rsidR="00597E93" w:rsidRPr="00DF166E" w:rsidRDefault="009E6A7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05E07FE1" w14:textId="77777777" w:rsidR="00736CB1" w:rsidRDefault="00913217">
      <w:pPr>
        <w:spacing w:after="160" w:line="259" w:lineRule="auto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br w:type="page"/>
      </w:r>
    </w:p>
    <w:p w14:paraId="09989F6A" w14:textId="795700F3" w:rsidR="00130C6B" w:rsidRDefault="0007398A" w:rsidP="00AC682D">
      <w:pPr>
        <w:ind w:left="936" w:hanging="227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4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130C6B" w:rsidRPr="00130C6B">
        <w:rPr>
          <w:b/>
          <w:bCs/>
          <w:color w:val="000000"/>
          <w:sz w:val="32"/>
          <w:szCs w:val="32"/>
        </w:rPr>
        <w:t>МЕТОДЫ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130C6B" w:rsidRPr="00130C6B">
        <w:rPr>
          <w:b/>
          <w:bCs/>
          <w:color w:val="000000"/>
          <w:sz w:val="32"/>
          <w:szCs w:val="32"/>
        </w:rPr>
        <w:t>ВЫПУКЛОГО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130C6B" w:rsidRPr="00130C6B">
        <w:rPr>
          <w:b/>
          <w:bCs/>
          <w:color w:val="000000"/>
          <w:sz w:val="32"/>
          <w:szCs w:val="32"/>
        </w:rPr>
        <w:t>МАТЕМАТИЧЕСКОГО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130C6B" w:rsidRPr="00130C6B">
        <w:rPr>
          <w:b/>
          <w:bCs/>
          <w:color w:val="000000"/>
          <w:sz w:val="32"/>
          <w:szCs w:val="32"/>
        </w:rPr>
        <w:t>ПРОГРАММИРОВАНИЯ</w:t>
      </w:r>
    </w:p>
    <w:p w14:paraId="77971334" w14:textId="378F7504" w:rsidR="00DF166E" w:rsidRDefault="00DF166E" w:rsidP="00DF166E">
      <w:pPr>
        <w:rPr>
          <w:b/>
          <w:bCs/>
          <w:color w:val="000000"/>
          <w:sz w:val="28"/>
          <w:szCs w:val="28"/>
        </w:rPr>
      </w:pPr>
    </w:p>
    <w:p w14:paraId="0D79CA30" w14:textId="1F3FC024" w:rsidR="00A47479" w:rsidRDefault="00D71C20" w:rsidP="00A47479">
      <w:pPr>
        <w:ind w:firstLine="708"/>
        <w:jc w:val="both"/>
        <w:rPr>
          <w:color w:val="202122"/>
          <w:sz w:val="28"/>
          <w:szCs w:val="28"/>
          <w:shd w:val="clear" w:color="auto" w:fill="FFFFFF"/>
        </w:rPr>
      </w:pPr>
      <w:r w:rsidRPr="006873BC">
        <w:rPr>
          <w:color w:val="202122"/>
          <w:sz w:val="28"/>
          <w:szCs w:val="28"/>
          <w:shd w:val="clear" w:color="auto" w:fill="FFFFFF"/>
        </w:rPr>
        <w:t>Выпуклое программирование</w:t>
      </w:r>
      <w:ins w:id="140" w:author="Maxim Romaniuk" w:date="2022-11-07T09:57:00Z">
        <w:r w:rsidR="009E1C69">
          <w:rPr>
            <w:color w:val="202122"/>
            <w:sz w:val="28"/>
            <w:szCs w:val="28"/>
            <w:shd w:val="clear" w:color="auto" w:fill="FFFFFF"/>
          </w:rPr>
          <w:t xml:space="preserve"> </w:t>
        </w:r>
      </w:ins>
      <w:del w:id="141" w:author="Maxim Romaniuk" w:date="2022-11-07T09:57:00Z">
        <w:r w:rsidRPr="006873BC" w:rsidDel="009E1C69">
          <w:rPr>
            <w:color w:val="202122"/>
            <w:sz w:val="28"/>
            <w:szCs w:val="28"/>
            <w:shd w:val="clear" w:color="auto" w:fill="FFFFFF"/>
          </w:rPr>
          <w:delText> </w:delText>
        </w:r>
      </w:del>
      <w:r>
        <w:rPr>
          <w:color w:val="202122"/>
          <w:sz w:val="28"/>
          <w:szCs w:val="28"/>
          <w:shd w:val="clear" w:color="auto" w:fill="FFFFFF"/>
        </w:rPr>
        <w:t>–</w:t>
      </w:r>
      <w:ins w:id="142" w:author="Maxim Romaniuk" w:date="2022-11-07T09:57:00Z">
        <w:r w:rsidR="009E1C69">
          <w:rPr>
            <w:color w:val="202122"/>
            <w:sz w:val="28"/>
            <w:szCs w:val="28"/>
            <w:shd w:val="clear" w:color="auto" w:fill="FFFFFF"/>
          </w:rPr>
          <w:t xml:space="preserve"> </w:t>
        </w:r>
      </w:ins>
      <w:del w:id="143" w:author="Maxim Romaniuk" w:date="2022-11-07T09:57:00Z">
        <w:r w:rsidRPr="006873BC" w:rsidDel="009E1C69">
          <w:rPr>
            <w:color w:val="202122"/>
            <w:sz w:val="28"/>
            <w:szCs w:val="28"/>
            <w:shd w:val="clear" w:color="auto" w:fill="FFFFFF"/>
          </w:rPr>
          <w:delText xml:space="preserve"> </w:delText>
        </w:r>
      </w:del>
      <w:r w:rsidRPr="006873BC">
        <w:rPr>
          <w:color w:val="202122"/>
          <w:sz w:val="28"/>
          <w:szCs w:val="28"/>
          <w:shd w:val="clear" w:color="auto" w:fill="FFFFFF"/>
        </w:rPr>
        <w:t>это подобласть</w:t>
      </w:r>
      <w:r w:rsidR="00AB6CA9">
        <w:rPr>
          <w:color w:val="202122"/>
          <w:sz w:val="28"/>
          <w:szCs w:val="28"/>
          <w:shd w:val="clear" w:color="auto" w:fill="FFFFFF"/>
        </w:rPr>
        <w:t xml:space="preserve"> </w:t>
      </w:r>
      <w:r w:rsidRPr="006873BC">
        <w:rPr>
          <w:sz w:val="28"/>
          <w:szCs w:val="28"/>
          <w:shd w:val="clear" w:color="auto" w:fill="FFFFFF"/>
        </w:rPr>
        <w:t>математической</w:t>
      </w:r>
      <w:del w:id="144" w:author="Maxim Romaniuk" w:date="2022-11-07T09:57:00Z">
        <w:r w:rsidRPr="006873BC" w:rsidDel="009E1C69">
          <w:rPr>
            <w:sz w:val="28"/>
            <w:szCs w:val="28"/>
            <w:shd w:val="clear" w:color="auto" w:fill="FFFFFF"/>
          </w:rPr>
          <w:delText xml:space="preserve"> </w:delText>
        </w:r>
      </w:del>
      <w:ins w:id="145" w:author="Maxim Romaniuk" w:date="2022-11-07T09:57:00Z">
        <w:r w:rsidR="009E1C69">
          <w:rPr>
            <w:sz w:val="28"/>
            <w:szCs w:val="28"/>
            <w:shd w:val="clear" w:color="auto" w:fill="FFFFFF"/>
          </w:rPr>
          <w:t xml:space="preserve"> </w:t>
        </w:r>
      </w:ins>
      <w:r w:rsidRPr="006873BC">
        <w:rPr>
          <w:sz w:val="28"/>
          <w:szCs w:val="28"/>
          <w:shd w:val="clear" w:color="auto" w:fill="FFFFFF"/>
        </w:rPr>
        <w:t>оптимизации</w:t>
      </w:r>
      <w:r w:rsidRPr="006873BC">
        <w:rPr>
          <w:color w:val="202122"/>
          <w:sz w:val="28"/>
          <w:szCs w:val="28"/>
          <w:shd w:val="clear" w:color="auto" w:fill="FFFFFF"/>
        </w:rPr>
        <w:t>, которая изучает задачу минимизации</w:t>
      </w:r>
      <w:r w:rsidR="00AB6CA9">
        <w:rPr>
          <w:color w:val="202122"/>
          <w:sz w:val="28"/>
          <w:szCs w:val="28"/>
          <w:shd w:val="clear" w:color="auto" w:fill="FFFFFF"/>
        </w:rPr>
        <w:t xml:space="preserve"> </w:t>
      </w:r>
      <w:r w:rsidRPr="006873BC">
        <w:rPr>
          <w:sz w:val="28"/>
          <w:szCs w:val="28"/>
          <w:shd w:val="clear" w:color="auto" w:fill="FFFFFF"/>
        </w:rPr>
        <w:t>выпуклых функций</w:t>
      </w:r>
      <w:r w:rsidR="00AB6CA9">
        <w:rPr>
          <w:color w:val="202122"/>
          <w:sz w:val="28"/>
          <w:szCs w:val="28"/>
          <w:shd w:val="clear" w:color="auto" w:fill="FFFFFF"/>
        </w:rPr>
        <w:t xml:space="preserve"> </w:t>
      </w:r>
      <w:r w:rsidRPr="006873BC">
        <w:rPr>
          <w:color w:val="202122"/>
          <w:sz w:val="28"/>
          <w:szCs w:val="28"/>
          <w:shd w:val="clear" w:color="auto" w:fill="FFFFFF"/>
        </w:rPr>
        <w:t>на</w:t>
      </w:r>
      <w:r w:rsidR="00AB6CA9">
        <w:rPr>
          <w:color w:val="202122"/>
          <w:sz w:val="28"/>
          <w:szCs w:val="28"/>
          <w:shd w:val="clear" w:color="auto" w:fill="FFFFFF"/>
        </w:rPr>
        <w:t xml:space="preserve"> </w:t>
      </w:r>
      <w:r w:rsidRPr="006873BC">
        <w:rPr>
          <w:sz w:val="28"/>
          <w:szCs w:val="28"/>
          <w:shd w:val="clear" w:color="auto" w:fill="FFFFFF"/>
        </w:rPr>
        <w:t>выпуклых множествах</w:t>
      </w:r>
      <w:r>
        <w:rPr>
          <w:color w:val="202122"/>
          <w:sz w:val="28"/>
          <w:szCs w:val="28"/>
          <w:shd w:val="clear" w:color="auto" w:fill="FFFFFF"/>
        </w:rPr>
        <w:t>.</w:t>
      </w:r>
    </w:p>
    <w:p w14:paraId="6BBADFF8" w14:textId="387D943F" w:rsidR="00A47479" w:rsidRDefault="001F5B3E" w:rsidP="001F5B3E">
      <w:pPr>
        <w:ind w:firstLine="708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>Существует несколько типов экономических задачи, решение которы хнаходится с помощью применения методов линейного программирования</w:t>
      </w:r>
      <w:r w:rsidR="00A47479" w:rsidRPr="00A47479">
        <w:rPr>
          <w:color w:val="202122"/>
          <w:sz w:val="28"/>
          <w:szCs w:val="28"/>
          <w:shd w:val="clear" w:color="auto" w:fill="FFFFFF"/>
        </w:rPr>
        <w:t>:</w:t>
      </w:r>
    </w:p>
    <w:p w14:paraId="2BE303C7" w14:textId="36C4FDCD" w:rsidR="00A47479" w:rsidRDefault="00A47479" w:rsidP="001F5B3E">
      <w:pPr>
        <w:pStyle w:val="a3"/>
        <w:numPr>
          <w:ilvl w:val="0"/>
          <w:numId w:val="20"/>
        </w:numPr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>Задача производственного планирования – заключается в составлении хозяйствующим субъектом такого плана производства продукции нескольких видов</w:t>
      </w:r>
      <w:r w:rsidR="001F5B3E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(при ограниченном объеме имеющихся у него материальных, трудовых и финансовых ресурсов), реализация которого принесет ему максимальных доход.</w:t>
      </w:r>
    </w:p>
    <w:p w14:paraId="0BDF363A" w14:textId="192DFB65" w:rsidR="00A47479" w:rsidRDefault="00A47479" w:rsidP="001F5B3E">
      <w:pPr>
        <w:pStyle w:val="a3"/>
        <w:numPr>
          <w:ilvl w:val="0"/>
          <w:numId w:val="20"/>
        </w:numPr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 xml:space="preserve">Задача потребителя – </w:t>
      </w:r>
      <w:r w:rsidR="001F5B3E">
        <w:rPr>
          <w:color w:val="202122"/>
          <w:sz w:val="28"/>
          <w:szCs w:val="28"/>
          <w:shd w:val="clear" w:color="auto" w:fill="FFFFFF"/>
        </w:rPr>
        <w:t>заключается в совершении покупателем (потребителем) выбора между продуктами, которые представлены в магазине, т.е. могут быть им приобретены при ограниченном объеме имеющихся у него денежных средств (бюджетное ограничение)</w:t>
      </w:r>
      <w:r w:rsidR="001F5B3E" w:rsidRPr="001F5B3E">
        <w:rPr>
          <w:color w:val="202122"/>
          <w:sz w:val="28"/>
          <w:szCs w:val="28"/>
          <w:shd w:val="clear" w:color="auto" w:fill="FFFFFF"/>
        </w:rPr>
        <w:t>;</w:t>
      </w:r>
      <w:r w:rsidR="001F5B3E">
        <w:rPr>
          <w:color w:val="202122"/>
          <w:sz w:val="28"/>
          <w:szCs w:val="28"/>
          <w:shd w:val="clear" w:color="auto" w:fill="FFFFFF"/>
        </w:rPr>
        <w:t xml:space="preserve"> причем этот выбор должен принести ему наибольшее удовлетворение.</w:t>
      </w:r>
    </w:p>
    <w:p w14:paraId="1412125C" w14:textId="51403598" w:rsidR="001F5B3E" w:rsidRPr="00A47479" w:rsidRDefault="001F5B3E" w:rsidP="001F5B3E">
      <w:pPr>
        <w:pStyle w:val="a3"/>
        <w:numPr>
          <w:ilvl w:val="0"/>
          <w:numId w:val="20"/>
        </w:numPr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 xml:space="preserve">Транспортная задача </w:t>
      </w:r>
      <w:r>
        <w:rPr>
          <w:color w:val="202122"/>
          <w:sz w:val="28"/>
          <w:szCs w:val="28"/>
          <w:shd w:val="clear" w:color="auto" w:fill="FFFFFF"/>
        </w:rPr>
        <w:softHyphen/>
        <w:t xml:space="preserve"> заключается в составлении такого плана перевозок продукции со станций хранения до пунктов доставки (с учетомограничений по объемам загрузки транспортных средств и потребностям пунктов доставки), реализация которого позволит инимизировать объем издержек, вызванных этими перевозками.</w:t>
      </w:r>
    </w:p>
    <w:p w14:paraId="208D516B" w14:textId="37E04F33" w:rsidR="00D71C20" w:rsidRPr="00D71C20" w:rsidRDefault="00D71C20" w:rsidP="00D71C20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D71C20">
        <w:rPr>
          <w:color w:val="202122"/>
          <w:sz w:val="28"/>
          <w:szCs w:val="28"/>
          <w:shd w:val="clear" w:color="auto" w:fill="FFFFFF"/>
        </w:rPr>
        <w:t>Задача выпуклого программирования</w:t>
      </w:r>
      <w:r w:rsidR="00AB6CA9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–</w:t>
      </w:r>
      <w:r w:rsidRPr="00D71C20">
        <w:rPr>
          <w:color w:val="202122"/>
          <w:sz w:val="28"/>
          <w:szCs w:val="28"/>
          <w:shd w:val="clear" w:color="auto" w:fill="FFFFFF"/>
        </w:rPr>
        <w:t xml:space="preserve"> это</w:t>
      </w:r>
      <w:r w:rsidR="00AB6CA9">
        <w:rPr>
          <w:color w:val="202122"/>
          <w:sz w:val="28"/>
          <w:szCs w:val="28"/>
          <w:shd w:val="clear" w:color="auto" w:fill="FFFFFF"/>
        </w:rPr>
        <w:t xml:space="preserve"> </w:t>
      </w:r>
      <w:r w:rsidRPr="00D71C20">
        <w:rPr>
          <w:sz w:val="28"/>
          <w:szCs w:val="28"/>
          <w:shd w:val="clear" w:color="auto" w:fill="FFFFFF"/>
        </w:rPr>
        <w:t>задача оптимизации</w:t>
      </w:r>
      <w:r w:rsidRPr="00D71C20">
        <w:rPr>
          <w:color w:val="202122"/>
          <w:sz w:val="28"/>
          <w:szCs w:val="28"/>
          <w:shd w:val="clear" w:color="auto" w:fill="FFFFFF"/>
        </w:rPr>
        <w:t>, в которой</w:t>
      </w:r>
      <w:r w:rsidR="00AB6CA9">
        <w:rPr>
          <w:color w:val="202122"/>
          <w:sz w:val="28"/>
          <w:szCs w:val="28"/>
          <w:shd w:val="clear" w:color="auto" w:fill="FFFFFF"/>
        </w:rPr>
        <w:t xml:space="preserve"> </w:t>
      </w:r>
      <w:r w:rsidRPr="00D71C20">
        <w:rPr>
          <w:sz w:val="28"/>
          <w:szCs w:val="28"/>
          <w:shd w:val="clear" w:color="auto" w:fill="FFFFFF"/>
        </w:rPr>
        <w:t>целевая функция</w:t>
      </w:r>
      <w:r w:rsidR="00AB6CA9">
        <w:rPr>
          <w:color w:val="202122"/>
          <w:sz w:val="28"/>
          <w:szCs w:val="28"/>
          <w:shd w:val="clear" w:color="auto" w:fill="FFFFFF"/>
        </w:rPr>
        <w:t xml:space="preserve"> </w:t>
      </w:r>
      <w:r w:rsidRPr="00D71C20">
        <w:rPr>
          <w:color w:val="202122"/>
          <w:sz w:val="28"/>
          <w:szCs w:val="28"/>
          <w:shd w:val="clear" w:color="auto" w:fill="FFFFFF"/>
        </w:rPr>
        <w:t>является</w:t>
      </w:r>
      <w:r w:rsidR="00AB6CA9">
        <w:rPr>
          <w:color w:val="202122"/>
          <w:sz w:val="28"/>
          <w:szCs w:val="28"/>
          <w:shd w:val="clear" w:color="auto" w:fill="FFFFFF"/>
        </w:rPr>
        <w:t xml:space="preserve"> </w:t>
      </w:r>
      <w:r w:rsidRPr="00D71C20">
        <w:rPr>
          <w:sz w:val="28"/>
          <w:szCs w:val="28"/>
          <w:shd w:val="clear" w:color="auto" w:fill="FFFFFF"/>
        </w:rPr>
        <w:t>выпуклой функцией</w:t>
      </w:r>
      <w:r w:rsidR="00AB6CA9">
        <w:rPr>
          <w:color w:val="202122"/>
          <w:sz w:val="28"/>
          <w:szCs w:val="28"/>
          <w:shd w:val="clear" w:color="auto" w:fill="FFFFFF"/>
        </w:rPr>
        <w:t xml:space="preserve"> </w:t>
      </w:r>
      <w:r w:rsidRPr="00D71C20">
        <w:rPr>
          <w:color w:val="202122"/>
          <w:sz w:val="28"/>
          <w:szCs w:val="28"/>
          <w:shd w:val="clear" w:color="auto" w:fill="FFFFFF"/>
        </w:rPr>
        <w:t>и</w:t>
      </w:r>
      <w:r w:rsidR="00AB6CA9">
        <w:rPr>
          <w:color w:val="202122"/>
          <w:sz w:val="28"/>
          <w:szCs w:val="28"/>
          <w:shd w:val="clear" w:color="auto" w:fill="FFFFFF"/>
        </w:rPr>
        <w:t xml:space="preserve"> </w:t>
      </w:r>
      <w:r w:rsidRPr="00D71C20">
        <w:rPr>
          <w:sz w:val="28"/>
          <w:szCs w:val="28"/>
          <w:shd w:val="clear" w:color="auto" w:fill="FFFFFF"/>
        </w:rPr>
        <w:t>область допустимых решений</w:t>
      </w:r>
      <w:r w:rsidR="00AB6CA9">
        <w:rPr>
          <w:color w:val="202122"/>
          <w:sz w:val="28"/>
          <w:szCs w:val="28"/>
          <w:shd w:val="clear" w:color="auto" w:fill="FFFFFF"/>
        </w:rPr>
        <w:t xml:space="preserve"> </w:t>
      </w:r>
      <w:r w:rsidRPr="00D71C20">
        <w:rPr>
          <w:sz w:val="28"/>
          <w:szCs w:val="28"/>
          <w:shd w:val="clear" w:color="auto" w:fill="FFFFFF"/>
        </w:rPr>
        <w:t>выпукла</w:t>
      </w:r>
      <w:r w:rsidRPr="00D71C20">
        <w:rPr>
          <w:color w:val="202122"/>
          <w:sz w:val="28"/>
          <w:szCs w:val="28"/>
          <w:shd w:val="clear" w:color="auto" w:fill="FFFFFF"/>
        </w:rPr>
        <w:t>.</w:t>
      </w:r>
    </w:p>
    <w:p w14:paraId="2110EC55" w14:textId="7B2F2474" w:rsidR="00A47479" w:rsidRPr="00A50AF9" w:rsidRDefault="00130C6B" w:rsidP="00A47479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130C6B">
        <w:rPr>
          <w:color w:val="000000" w:themeColor="text1"/>
          <w:sz w:val="28"/>
          <w:szCs w:val="28"/>
        </w:rPr>
        <w:t>Методы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безусловной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минимизации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позволяют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определить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минимум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выпуклых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функционалов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отсутствии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ограничений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па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переменные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получить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нелинейные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оценки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функционалов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анализа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принятия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решений.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Эти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методы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могут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быть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составной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частью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методов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условной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оптимизации</w:t>
      </w:r>
      <w:del w:id="146" w:author="Maxim Romaniuk" w:date="2022-11-07T09:37:00Z">
        <w:r w:rsidRPr="00130C6B" w:rsidDel="00A50AF9">
          <w:rPr>
            <w:color w:val="000000" w:themeColor="text1"/>
            <w:sz w:val="28"/>
            <w:szCs w:val="28"/>
          </w:rPr>
          <w:delText>.</w:delText>
        </w:r>
      </w:del>
      <w:r w:rsidR="009E6A7F">
        <w:rPr>
          <w:color w:val="000000" w:themeColor="text1"/>
          <w:sz w:val="28"/>
          <w:szCs w:val="28"/>
        </w:rPr>
        <w:t xml:space="preserve"> </w:t>
      </w:r>
      <w:r w:rsidR="00CF6F87" w:rsidRPr="00096A4B">
        <w:rPr>
          <w:color w:val="000000" w:themeColor="text1"/>
          <w:sz w:val="28"/>
          <w:szCs w:val="28"/>
        </w:rPr>
        <w:t>[4]</w:t>
      </w:r>
      <w:ins w:id="147" w:author="Maxim Romaniuk" w:date="2022-11-07T09:37:00Z">
        <w:r w:rsidR="00A50AF9" w:rsidRPr="00A50AF9">
          <w:rPr>
            <w:color w:val="000000" w:themeColor="text1"/>
            <w:sz w:val="28"/>
            <w:szCs w:val="28"/>
            <w:rPrChange w:id="148" w:author="Maxim Romaniuk" w:date="2022-11-07T09:37:00Z">
              <w:rPr>
                <w:color w:val="000000" w:themeColor="text1"/>
                <w:sz w:val="28"/>
                <w:szCs w:val="28"/>
                <w:lang w:val="en-US"/>
              </w:rPr>
            </w:rPrChange>
          </w:rPr>
          <w:t>.</w:t>
        </w:r>
      </w:ins>
    </w:p>
    <w:p w14:paraId="4E5A8059" w14:textId="77777777" w:rsidR="00DF166E" w:rsidRDefault="00DF166E" w:rsidP="0009321F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41DA7866" w14:textId="500FBA05" w:rsidR="00130C6B" w:rsidRDefault="0007398A" w:rsidP="0009321F">
      <w:pPr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4</w:t>
      </w:r>
      <w:r w:rsidR="00130C6B" w:rsidRPr="00C73F68">
        <w:rPr>
          <w:b/>
          <w:bCs/>
          <w:color w:val="000000"/>
          <w:sz w:val="28"/>
          <w:szCs w:val="28"/>
        </w:rPr>
        <w:t>.1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130C6B" w:rsidRPr="00130C6B">
        <w:rPr>
          <w:b/>
          <w:bCs/>
          <w:color w:val="000000"/>
          <w:sz w:val="28"/>
          <w:szCs w:val="28"/>
        </w:rPr>
        <w:t>Метод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130C6B" w:rsidRPr="00130C6B">
        <w:rPr>
          <w:b/>
          <w:bCs/>
          <w:color w:val="000000"/>
          <w:sz w:val="28"/>
          <w:szCs w:val="28"/>
        </w:rPr>
        <w:t>наискорейшего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130C6B" w:rsidRPr="00130C6B">
        <w:rPr>
          <w:b/>
          <w:bCs/>
          <w:color w:val="000000"/>
          <w:sz w:val="28"/>
          <w:szCs w:val="28"/>
        </w:rPr>
        <w:t>спуска</w:t>
      </w:r>
    </w:p>
    <w:p w14:paraId="09B6F943" w14:textId="77777777" w:rsidR="00DF166E" w:rsidRDefault="00DF166E" w:rsidP="0009321F">
      <w:pPr>
        <w:jc w:val="both"/>
        <w:rPr>
          <w:b/>
          <w:bCs/>
          <w:color w:val="000000"/>
          <w:sz w:val="28"/>
          <w:szCs w:val="28"/>
        </w:rPr>
      </w:pPr>
    </w:p>
    <w:p w14:paraId="3F5CE42F" w14:textId="6DBD3AB2" w:rsidR="00871505" w:rsidRPr="00871505" w:rsidRDefault="00871505" w:rsidP="00871505">
      <w:pPr>
        <w:shd w:val="clear" w:color="auto" w:fill="FFFFFF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871505">
        <w:rPr>
          <w:sz w:val="28"/>
          <w:szCs w:val="28"/>
        </w:rPr>
        <w:t xml:space="preserve">спользуется в вычислительной математике не только для непосредственного решения задач оптимизации (минимизации), но и для задач, которые могут быть переписаны на языке оптимизации (решение нелинейных уравнений, поиск равновесий, обратные задачи и т. д.). Метод </w:t>
      </w:r>
      <w:r>
        <w:rPr>
          <w:sz w:val="28"/>
          <w:szCs w:val="28"/>
        </w:rPr>
        <w:t>наискорейшего</w:t>
      </w:r>
      <w:r w:rsidRPr="00871505">
        <w:rPr>
          <w:sz w:val="28"/>
          <w:szCs w:val="28"/>
        </w:rPr>
        <w:t xml:space="preserve"> спуска можно использовать для задач оптимизации в бесконечномерных пространствах, например, для численного решения задач оптимального управления.</w:t>
      </w:r>
    </w:p>
    <w:p w14:paraId="5B5C7E9D" w14:textId="35F1CE14" w:rsidR="00871505" w:rsidRPr="003E2BFE" w:rsidRDefault="00871505" w:rsidP="003E2BFE">
      <w:pPr>
        <w:shd w:val="clear" w:color="auto" w:fill="FFFFFF"/>
        <w:ind w:firstLine="708"/>
        <w:jc w:val="both"/>
        <w:rPr>
          <w:sz w:val="28"/>
          <w:szCs w:val="28"/>
        </w:rPr>
      </w:pPr>
      <w:r w:rsidRPr="00871505">
        <w:rPr>
          <w:sz w:val="28"/>
          <w:szCs w:val="28"/>
        </w:rPr>
        <w:t xml:space="preserve">Особенно большой интерес к </w:t>
      </w:r>
      <w:r>
        <w:rPr>
          <w:sz w:val="28"/>
          <w:szCs w:val="28"/>
        </w:rPr>
        <w:t>методу наискорейшего спуска</w:t>
      </w:r>
      <w:r w:rsidRPr="00871505">
        <w:rPr>
          <w:sz w:val="28"/>
          <w:szCs w:val="28"/>
        </w:rPr>
        <w:t xml:space="preserve"> в последние годы связан с тем, что </w:t>
      </w:r>
      <w:r w:rsidR="00375884">
        <w:rPr>
          <w:sz w:val="28"/>
          <w:szCs w:val="28"/>
        </w:rPr>
        <w:t>его</w:t>
      </w:r>
      <w:r w:rsidRPr="00871505">
        <w:rPr>
          <w:sz w:val="28"/>
          <w:szCs w:val="28"/>
        </w:rPr>
        <w:t xml:space="preserve"> стохастические / рандомизированные варианты лежат в основе почти всех современных алгоритмов обучения, разрабатываемых в анализе данных.</w:t>
      </w:r>
      <w:r w:rsidR="00B732FC" w:rsidRPr="00B732FC">
        <w:rPr>
          <w:rStyle w:val="a3"/>
          <w:rFonts w:ascii="Lora" w:hAnsi="Lora"/>
          <w:color w:val="191000"/>
          <w:sz w:val="29"/>
          <w:szCs w:val="29"/>
          <w:shd w:val="clear" w:color="auto" w:fill="FFFFFF"/>
        </w:rPr>
        <w:t xml:space="preserve"> </w:t>
      </w:r>
      <w:r w:rsidR="00375884">
        <w:rPr>
          <w:rStyle w:val="a9"/>
          <w:b w:val="0"/>
          <w:bCs w:val="0"/>
          <w:color w:val="191000"/>
          <w:sz w:val="28"/>
          <w:szCs w:val="28"/>
        </w:rPr>
        <w:t>Наименьший</w:t>
      </w:r>
      <w:r w:rsidR="00B732FC" w:rsidRPr="00B732FC">
        <w:rPr>
          <w:rStyle w:val="a9"/>
          <w:b w:val="0"/>
          <w:bCs w:val="0"/>
          <w:color w:val="191000"/>
          <w:sz w:val="28"/>
          <w:szCs w:val="28"/>
        </w:rPr>
        <w:t xml:space="preserve"> спуск</w:t>
      </w:r>
      <w:r w:rsidR="00B732FC">
        <w:rPr>
          <w:color w:val="191000"/>
          <w:sz w:val="28"/>
          <w:szCs w:val="28"/>
          <w:shd w:val="clear" w:color="auto" w:fill="FFFFFF"/>
        </w:rPr>
        <w:t xml:space="preserve"> –</w:t>
      </w:r>
      <w:r w:rsidR="00B732FC" w:rsidRPr="00B732FC">
        <w:rPr>
          <w:color w:val="191000"/>
          <w:sz w:val="28"/>
          <w:szCs w:val="28"/>
          <w:shd w:val="clear" w:color="auto" w:fill="FFFFFF"/>
        </w:rPr>
        <w:t xml:space="preserve"> самый используемый алгоритм обучения, он применяется</w:t>
      </w:r>
      <w:r w:rsidR="00B732FC">
        <w:rPr>
          <w:color w:val="191000"/>
          <w:sz w:val="28"/>
          <w:szCs w:val="28"/>
          <w:shd w:val="clear" w:color="auto" w:fill="FFFFFF"/>
        </w:rPr>
        <w:t xml:space="preserve"> </w:t>
      </w:r>
      <w:r w:rsidR="00B732FC" w:rsidRPr="00B732FC">
        <w:rPr>
          <w:color w:val="191000"/>
          <w:sz w:val="28"/>
          <w:szCs w:val="28"/>
          <w:shd w:val="clear" w:color="auto" w:fill="FFFFFF"/>
        </w:rPr>
        <w:t>почти в каждой модели</w:t>
      </w:r>
      <w:r w:rsidR="00B732FC">
        <w:rPr>
          <w:color w:val="191000"/>
          <w:sz w:val="28"/>
          <w:szCs w:val="28"/>
          <w:shd w:val="clear" w:color="auto" w:fill="FFFFFF"/>
        </w:rPr>
        <w:t xml:space="preserve"> </w:t>
      </w:r>
      <w:r w:rsidR="00B732FC" w:rsidRPr="00B732FC">
        <w:rPr>
          <w:sz w:val="28"/>
          <w:szCs w:val="28"/>
          <w:shd w:val="clear" w:color="auto" w:fill="FFFFFF"/>
        </w:rPr>
        <w:t>машинного обучения</w:t>
      </w:r>
      <w:r w:rsidR="00B732FC" w:rsidRPr="00B732FC">
        <w:rPr>
          <w:color w:val="191000"/>
          <w:sz w:val="28"/>
          <w:szCs w:val="28"/>
          <w:shd w:val="clear" w:color="auto" w:fill="FFFFFF"/>
        </w:rPr>
        <w:t>.</w:t>
      </w:r>
      <w:r w:rsidR="003E2BFE" w:rsidRPr="003E2BFE">
        <w:rPr>
          <w:color w:val="191000"/>
          <w:sz w:val="28"/>
          <w:szCs w:val="28"/>
          <w:shd w:val="clear" w:color="auto" w:fill="FFFFFF"/>
        </w:rPr>
        <w:t xml:space="preserve"> </w:t>
      </w:r>
      <w:r w:rsidR="003E2BFE">
        <w:rPr>
          <w:color w:val="191000"/>
          <w:sz w:val="28"/>
          <w:szCs w:val="28"/>
          <w:shd w:val="clear" w:color="auto" w:fill="FFFFFF"/>
        </w:rPr>
        <w:t>Также он</w:t>
      </w:r>
      <w:r w:rsidR="003E2BFE" w:rsidRPr="003E2BFE">
        <w:rPr>
          <w:color w:val="191000"/>
          <w:sz w:val="28"/>
          <w:szCs w:val="28"/>
          <w:shd w:val="clear" w:color="auto" w:fill="FFFFFF"/>
        </w:rPr>
        <w:t xml:space="preserve"> с некоторой модификацией широко используется для обучения глубоких</w:t>
      </w:r>
      <w:r w:rsidR="003E2BFE">
        <w:rPr>
          <w:color w:val="191000"/>
          <w:sz w:val="28"/>
          <w:szCs w:val="28"/>
          <w:shd w:val="clear" w:color="auto" w:fill="FFFFFF"/>
        </w:rPr>
        <w:t xml:space="preserve"> </w:t>
      </w:r>
      <w:r w:rsidR="003E2BFE" w:rsidRPr="003E2BFE">
        <w:rPr>
          <w:sz w:val="28"/>
          <w:szCs w:val="28"/>
          <w:shd w:val="clear" w:color="auto" w:fill="FFFFFF"/>
        </w:rPr>
        <w:t>нейронных сетей</w:t>
      </w:r>
      <w:r w:rsidR="003E2BFE">
        <w:rPr>
          <w:color w:val="191000"/>
          <w:sz w:val="28"/>
          <w:szCs w:val="28"/>
          <w:shd w:val="clear" w:color="auto" w:fill="FFFFFF"/>
        </w:rPr>
        <w:t>.</w:t>
      </w:r>
    </w:p>
    <w:p w14:paraId="3899F7D1" w14:textId="13631655" w:rsidR="007742B3" w:rsidRDefault="007742B3" w:rsidP="0009321F">
      <w:pPr>
        <w:ind w:firstLine="708"/>
        <w:jc w:val="both"/>
        <w:rPr>
          <w:color w:val="000000" w:themeColor="text1"/>
          <w:sz w:val="28"/>
          <w:szCs w:val="28"/>
        </w:rPr>
      </w:pPr>
      <w:r w:rsidRPr="007742B3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наискорейшего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спуска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является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наиболее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простым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по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вычислительной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схеме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требует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относительно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малого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объема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вычислительной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работы.</w:t>
      </w:r>
    </w:p>
    <w:p w14:paraId="5C994B4E" w14:textId="334B2FB8" w:rsidR="00AF6EC0" w:rsidRDefault="00AF6EC0" w:rsidP="0009321F">
      <w:pPr>
        <w:ind w:firstLine="708"/>
        <w:jc w:val="both"/>
        <w:rPr>
          <w:color w:val="000000" w:themeColor="text1"/>
          <w:sz w:val="28"/>
          <w:szCs w:val="28"/>
        </w:rPr>
      </w:pPr>
      <w:r w:rsidRPr="00AF6EC0">
        <w:rPr>
          <w:color w:val="000000" w:themeColor="text1"/>
          <w:sz w:val="28"/>
          <w:szCs w:val="28"/>
        </w:rPr>
        <w:t>Градиент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любой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точке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показывает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направление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наибольшего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локального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увеличения</w:t>
      </w:r>
      <w:del w:id="149" w:author="Maxim Romaniuk" w:date="2022-11-07T09:57:00Z">
        <w:r w:rsidR="009E6A7F" w:rsidDel="009E1C69">
          <w:rPr>
            <w:color w:val="000000" w:themeColor="text1"/>
            <w:sz w:val="28"/>
            <w:szCs w:val="28"/>
          </w:rPr>
          <w:delText xml:space="preserve"> </w:delText>
        </w:r>
      </w:del>
      <w:r w:rsidRPr="00AF6EC0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Поэтому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поиске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минимума</w:t>
      </w:r>
      <w:del w:id="150" w:author="Maxim Romaniuk" w:date="2022-11-07T09:58:00Z">
        <w:r w:rsidR="009E6A7F" w:rsidDel="009E1C69">
          <w:rPr>
            <w:color w:val="000000" w:themeColor="text1"/>
            <w:sz w:val="28"/>
            <w:szCs w:val="28"/>
          </w:rPr>
          <w:delText xml:space="preserve"> </w:delText>
        </w:r>
      </w:del>
      <w:r w:rsidRPr="00AF6EC0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следует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двигаться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направлении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противоположном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направлению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градиента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данной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точке,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есть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направлении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наискорейшего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спуска.</w:t>
      </w:r>
    </w:p>
    <w:p w14:paraId="2A7E0A4D" w14:textId="3C4E5A6D" w:rsidR="00A85B94" w:rsidRPr="00BD7EE4" w:rsidRDefault="00A85B94" w:rsidP="0009321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Вычислительная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схема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метода</w:t>
      </w:r>
      <w:r w:rsidRPr="00A85B94">
        <w:rPr>
          <w:sz w:val="28"/>
          <w:szCs w:val="28"/>
        </w:rPr>
        <w:t>.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Рассмотрим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решение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безусловной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минимизации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постановке: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вычислить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вектор</w:t>
      </w:r>
      <w:r w:rsidR="00BD7EE4" w:rsidRPr="00BD7EE4">
        <w:rPr>
          <w:sz w:val="28"/>
          <w:szCs w:val="28"/>
        </w:rPr>
        <w:t xml:space="preserve"> (4.1).</w:t>
      </w:r>
    </w:p>
    <w:p w14:paraId="69BD1E41" w14:textId="1C1F08D5" w:rsidR="00534054" w:rsidRPr="00AA72C5" w:rsidRDefault="00534054" w:rsidP="0009321F">
      <w:pPr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0"/>
        <w:gridCol w:w="863"/>
      </w:tblGrid>
      <w:tr w:rsidR="00534054" w14:paraId="37006793" w14:textId="77777777" w:rsidTr="00534054">
        <w:tc>
          <w:tcPr>
            <w:tcW w:w="9214" w:type="dxa"/>
            <w:vAlign w:val="center"/>
          </w:tcPr>
          <w:p w14:paraId="173E92F6" w14:textId="6DA284D4" w:rsidR="00534054" w:rsidRPr="00282A72" w:rsidRDefault="00534054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*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=argmin{φ(x)|x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 w:val="28"/>
                    <w:szCs w:val="28"/>
                    <w:shd w:val="clear" w:color="auto" w:fill="FFFFFF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shd w:val="clear" w:color="auto" w:fill="FFFFFF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shd w:val="clear" w:color="auto" w:fill="FFFFFF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},</m:t>
                </m:r>
              </m:oMath>
            </m:oMathPara>
          </w:p>
        </w:tc>
        <w:tc>
          <w:tcPr>
            <w:tcW w:w="469" w:type="dxa"/>
            <w:vAlign w:val="center"/>
          </w:tcPr>
          <w:p w14:paraId="569897B2" w14:textId="2F48FE4B" w:rsidR="00534054" w:rsidRPr="00282A72" w:rsidRDefault="00534054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begin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 xml:space="preserve"> SEQ Формула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color w:val="auto"/>
                    <w:sz w:val="28"/>
                    <w:szCs w:val="28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.1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3A689E3F" w14:textId="77777777" w:rsidR="00AA72C5" w:rsidRPr="00A85B94" w:rsidRDefault="00AA72C5" w:rsidP="0009321F">
      <w:pPr>
        <w:jc w:val="both"/>
        <w:rPr>
          <w:iCs/>
          <w:sz w:val="28"/>
          <w:szCs w:val="28"/>
        </w:rPr>
      </w:pPr>
    </w:p>
    <w:p w14:paraId="3CEC1CD8" w14:textId="5555DD19" w:rsidR="00A85B94" w:rsidRPr="00A85B94" w:rsidRDefault="00A85B94" w:rsidP="0009321F">
      <w:pPr>
        <w:jc w:val="both"/>
        <w:rPr>
          <w:sz w:val="28"/>
          <w:szCs w:val="28"/>
        </w:rPr>
      </w:pPr>
      <w:r w:rsidRPr="00A85B94">
        <w:rPr>
          <w:sz w:val="28"/>
          <w:szCs w:val="28"/>
        </w:rPr>
        <w:t>где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функционал</w:t>
      </w:r>
      <w:r w:rsidR="009E6A7F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φ(x)</m:t>
        </m:r>
      </m:oMath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удовлетворяет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условию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выпуклости.</w:t>
      </w:r>
    </w:p>
    <w:p w14:paraId="34ACAAA3" w14:textId="4D1719DE" w:rsidR="00A85B94" w:rsidRPr="00BD7EE4" w:rsidRDefault="00A85B94" w:rsidP="0009321F">
      <w:pPr>
        <w:ind w:firstLine="708"/>
        <w:jc w:val="both"/>
        <w:rPr>
          <w:sz w:val="28"/>
          <w:szCs w:val="28"/>
        </w:rPr>
      </w:pPr>
      <w:r w:rsidRPr="00A85B94">
        <w:rPr>
          <w:sz w:val="28"/>
          <w:szCs w:val="28"/>
        </w:rPr>
        <w:t>Функционал</w:t>
      </w:r>
      <w:r w:rsidR="009E6A7F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φ(x)</m:t>
        </m:r>
      </m:oMath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называется</w:t>
      </w:r>
      <w:r w:rsidR="009E6A7F">
        <w:rPr>
          <w:sz w:val="28"/>
          <w:szCs w:val="28"/>
        </w:rPr>
        <w:t xml:space="preserve"> </w:t>
      </w:r>
      <w:r w:rsidRPr="00DE2746">
        <w:rPr>
          <w:sz w:val="28"/>
          <w:szCs w:val="28"/>
        </w:rPr>
        <w:t>выпуклым</w:t>
      </w:r>
      <w:r w:rsidR="009E6A7F">
        <w:rPr>
          <w:sz w:val="28"/>
          <w:szCs w:val="28"/>
        </w:rPr>
        <w:t xml:space="preserve"> </w:t>
      </w:r>
      <w:r w:rsidRPr="00DE2746">
        <w:rPr>
          <w:sz w:val="28"/>
          <w:szCs w:val="28"/>
        </w:rPr>
        <w:t>функционалом</w:t>
      </w:r>
      <w:r w:rsidR="009E6A7F">
        <w:rPr>
          <w:sz w:val="28"/>
          <w:szCs w:val="28"/>
        </w:rPr>
        <w:t xml:space="preserve"> </w:t>
      </w:r>
      <w:r w:rsidRPr="00DE2746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DE2746">
        <w:rPr>
          <w:sz w:val="28"/>
          <w:szCs w:val="28"/>
        </w:rPr>
        <w:t>интервале</w:t>
      </w:r>
      <w:r w:rsidR="009E6A7F">
        <w:rPr>
          <w:i/>
          <w:iCs/>
          <w:sz w:val="28"/>
          <w:szCs w:val="28"/>
        </w:rPr>
        <w:t xml:space="preserve"> </w:t>
      </w:r>
      <w:r w:rsidRPr="00A85B94">
        <w:rPr>
          <w:sz w:val="28"/>
          <w:szCs w:val="28"/>
        </w:rPr>
        <w:t>[</w:t>
      </w:r>
      <m:oMath>
        <m:r>
          <w:rPr>
            <w:rFonts w:ascii="Cambria Math" w:hAnsi="Cambria Math"/>
            <w:sz w:val="28"/>
            <w:szCs w:val="28"/>
          </w:rPr>
          <m:t xml:space="preserve">x ́, x ̋ </m:t>
        </m:r>
      </m:oMath>
      <w:r w:rsidRPr="00A85B94">
        <w:rPr>
          <w:sz w:val="28"/>
          <w:szCs w:val="28"/>
        </w:rPr>
        <w:t>],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если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выполнено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условие</w:t>
      </w:r>
      <w:r w:rsidR="00BD7EE4" w:rsidRPr="00BD7EE4">
        <w:rPr>
          <w:sz w:val="28"/>
          <w:szCs w:val="28"/>
        </w:rPr>
        <w:t xml:space="preserve"> (4.2).</w:t>
      </w:r>
    </w:p>
    <w:p w14:paraId="6EAEF3EA" w14:textId="77777777" w:rsidR="00AA72C5" w:rsidRPr="00AA72C5" w:rsidRDefault="00AA72C5" w:rsidP="0009321F">
      <w:pPr>
        <w:ind w:firstLine="708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534054" w14:paraId="25A43C83" w14:textId="77777777" w:rsidTr="00437A08">
        <w:tc>
          <w:tcPr>
            <w:tcW w:w="9214" w:type="dxa"/>
            <w:vAlign w:val="center"/>
          </w:tcPr>
          <w:p w14:paraId="15CD0BCE" w14:textId="77777777" w:rsidR="00534054" w:rsidRPr="00282A72" w:rsidRDefault="00534054" w:rsidP="00437A08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φ(λx ́+(1-λ)x ̋ )≤λφ(x ́)+(1-λ)φ(x ̋ ), 0≤λ≤1.</m:t>
                </m:r>
              </m:oMath>
            </m:oMathPara>
          </w:p>
        </w:tc>
        <w:tc>
          <w:tcPr>
            <w:tcW w:w="469" w:type="dxa"/>
            <w:vAlign w:val="center"/>
          </w:tcPr>
          <w:p w14:paraId="764A90DC" w14:textId="77777777" w:rsidR="00534054" w:rsidRPr="00282A72" w:rsidRDefault="00534054" w:rsidP="00437A08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4.2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36271E95" w14:textId="77777777" w:rsidR="00534054" w:rsidRPr="00534054" w:rsidRDefault="00534054" w:rsidP="00534054">
      <w:pPr>
        <w:ind w:firstLine="708"/>
        <w:jc w:val="both"/>
        <w:rPr>
          <w:sz w:val="28"/>
          <w:szCs w:val="28"/>
        </w:rPr>
      </w:pPr>
    </w:p>
    <w:p w14:paraId="125EEA46" w14:textId="069F25CD" w:rsidR="0052297B" w:rsidRPr="00534054" w:rsidRDefault="0052297B" w:rsidP="00534054">
      <w:pPr>
        <w:ind w:firstLine="708"/>
        <w:jc w:val="both"/>
        <w:rPr>
          <w:sz w:val="28"/>
          <w:szCs w:val="28"/>
        </w:rPr>
      </w:pPr>
      <w:r w:rsidRPr="0052297B">
        <w:rPr>
          <w:iCs/>
          <w:sz w:val="28"/>
          <w:szCs w:val="28"/>
        </w:rPr>
        <w:t>Свойство</w:t>
      </w:r>
      <w:r w:rsidR="009E6A7F">
        <w:rPr>
          <w:iCs/>
          <w:sz w:val="28"/>
          <w:szCs w:val="28"/>
        </w:rPr>
        <w:t xml:space="preserve"> </w:t>
      </w:r>
      <w:r w:rsidRPr="0052297B">
        <w:rPr>
          <w:iCs/>
          <w:sz w:val="28"/>
          <w:szCs w:val="28"/>
        </w:rPr>
        <w:t>выпуклости</w:t>
      </w:r>
      <w:r w:rsidR="009E6A7F">
        <w:rPr>
          <w:iCs/>
          <w:sz w:val="28"/>
          <w:szCs w:val="28"/>
        </w:rPr>
        <w:t xml:space="preserve"> </w:t>
      </w:r>
      <w:r w:rsidRPr="0052297B">
        <w:rPr>
          <w:iCs/>
          <w:sz w:val="28"/>
          <w:szCs w:val="28"/>
        </w:rPr>
        <w:t>функционал</w:t>
      </w:r>
      <w:r w:rsidR="004238EC">
        <w:rPr>
          <w:iCs/>
          <w:sz w:val="28"/>
          <w:szCs w:val="28"/>
        </w:rPr>
        <w:t>а</w:t>
      </w:r>
      <w:r w:rsidR="009E6A7F">
        <w:rPr>
          <w:iCs/>
          <w:sz w:val="28"/>
          <w:szCs w:val="28"/>
        </w:rPr>
        <w:t xml:space="preserve"> </w:t>
      </w:r>
      <w:r w:rsidRPr="0052297B">
        <w:rPr>
          <w:iCs/>
          <w:sz w:val="28"/>
          <w:szCs w:val="28"/>
        </w:rPr>
        <w:t>показано</w:t>
      </w:r>
      <w:r w:rsidR="009E6A7F">
        <w:rPr>
          <w:iCs/>
          <w:sz w:val="28"/>
          <w:szCs w:val="28"/>
        </w:rPr>
        <w:t xml:space="preserve"> </w:t>
      </w:r>
      <w:r w:rsidRPr="0052297B">
        <w:rPr>
          <w:iCs/>
          <w:sz w:val="28"/>
          <w:szCs w:val="28"/>
        </w:rPr>
        <w:t>на</w:t>
      </w:r>
      <w:r w:rsidR="009E6A7F">
        <w:rPr>
          <w:iCs/>
          <w:sz w:val="28"/>
          <w:szCs w:val="28"/>
        </w:rPr>
        <w:t xml:space="preserve"> </w:t>
      </w:r>
      <w:r w:rsidRPr="0052297B">
        <w:rPr>
          <w:iCs/>
          <w:sz w:val="28"/>
          <w:szCs w:val="28"/>
        </w:rPr>
        <w:t>рисунке</w:t>
      </w:r>
      <w:r w:rsidR="009E6A7F">
        <w:rPr>
          <w:iCs/>
          <w:sz w:val="28"/>
          <w:szCs w:val="28"/>
        </w:rPr>
        <w:t xml:space="preserve"> </w:t>
      </w:r>
      <w:r w:rsidR="00E7776A">
        <w:rPr>
          <w:iCs/>
          <w:sz w:val="28"/>
          <w:szCs w:val="28"/>
        </w:rPr>
        <w:t>4</w:t>
      </w:r>
      <w:r w:rsidRPr="0052297B">
        <w:rPr>
          <w:iCs/>
          <w:sz w:val="28"/>
          <w:szCs w:val="28"/>
        </w:rPr>
        <w:t>.1:</w:t>
      </w:r>
    </w:p>
    <w:p w14:paraId="6F256E86" w14:textId="77777777" w:rsidR="0009321F" w:rsidRPr="0052297B" w:rsidRDefault="0009321F" w:rsidP="0009321F">
      <w:pPr>
        <w:ind w:firstLine="708"/>
        <w:jc w:val="both"/>
        <w:rPr>
          <w:i/>
          <w:sz w:val="28"/>
          <w:szCs w:val="28"/>
        </w:rPr>
      </w:pPr>
    </w:p>
    <w:p w14:paraId="1EFDF497" w14:textId="0A0DFED2" w:rsidR="0052297B" w:rsidRDefault="0052297B" w:rsidP="0009321F">
      <w:pPr>
        <w:ind w:firstLine="708"/>
        <w:jc w:val="center"/>
        <w:rPr>
          <w:i/>
          <w:sz w:val="28"/>
          <w:szCs w:val="28"/>
        </w:rPr>
      </w:pPr>
      <w:r w:rsidRPr="0009321F">
        <w:rPr>
          <w:noProof/>
          <w:sz w:val="28"/>
          <w:szCs w:val="28"/>
        </w:rPr>
        <w:drawing>
          <wp:inline distT="0" distB="0" distL="0" distR="0" wp14:anchorId="5529B9E6" wp14:editId="49219701">
            <wp:extent cx="3741420" cy="21418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325" t="52404" r="41360" b="25905"/>
                    <a:stretch/>
                  </pic:blipFill>
                  <pic:spPr bwMode="auto">
                    <a:xfrm>
                      <a:off x="0" y="0"/>
                      <a:ext cx="3777939" cy="21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586BE" w14:textId="77777777" w:rsidR="0009321F" w:rsidRDefault="0009321F" w:rsidP="0009321F">
      <w:pPr>
        <w:ind w:firstLine="708"/>
        <w:jc w:val="center"/>
        <w:rPr>
          <w:i/>
          <w:sz w:val="28"/>
          <w:szCs w:val="28"/>
        </w:rPr>
      </w:pPr>
    </w:p>
    <w:p w14:paraId="3EA45DE7" w14:textId="18C2CA07" w:rsidR="0052297B" w:rsidRPr="00E7776A" w:rsidRDefault="0052297B" w:rsidP="0009321F">
      <w:pPr>
        <w:ind w:firstLine="708"/>
        <w:jc w:val="center"/>
      </w:pPr>
      <w:r w:rsidRPr="0052297B">
        <w:rPr>
          <w:iCs/>
          <w:sz w:val="28"/>
          <w:szCs w:val="28"/>
        </w:rPr>
        <w:t>Рис</w:t>
      </w:r>
      <w:r w:rsidR="00E7776A">
        <w:rPr>
          <w:iCs/>
          <w:sz w:val="28"/>
          <w:szCs w:val="28"/>
        </w:rPr>
        <w:t>унок 4</w:t>
      </w:r>
      <w:r w:rsidRPr="0052297B">
        <w:rPr>
          <w:iCs/>
          <w:sz w:val="28"/>
          <w:szCs w:val="28"/>
        </w:rPr>
        <w:t>.1</w:t>
      </w:r>
      <w:r w:rsidR="00E7776A">
        <w:rPr>
          <w:iCs/>
          <w:sz w:val="28"/>
          <w:szCs w:val="28"/>
        </w:rPr>
        <w:t xml:space="preserve"> </w:t>
      </w:r>
      <w:r w:rsidR="00E7776A" w:rsidRPr="00E7776A">
        <w:rPr>
          <w:iCs/>
          <w:sz w:val="28"/>
          <w:szCs w:val="28"/>
        </w:rPr>
        <w:t>–</w:t>
      </w:r>
      <w:r w:rsidR="00E7776A" w:rsidRPr="00E7776A">
        <w:rPr>
          <w:sz w:val="28"/>
          <w:szCs w:val="28"/>
        </w:rPr>
        <w:t xml:space="preserve"> </w:t>
      </w:r>
      <w:r w:rsidR="00E7776A">
        <w:rPr>
          <w:sz w:val="28"/>
          <w:szCs w:val="28"/>
        </w:rPr>
        <w:t>И</w:t>
      </w:r>
      <w:r w:rsidR="00E7776A" w:rsidRPr="00E7776A">
        <w:rPr>
          <w:sz w:val="28"/>
          <w:szCs w:val="28"/>
        </w:rPr>
        <w:t>ллюстрация свойства выпуклости</w:t>
      </w:r>
    </w:p>
    <w:p w14:paraId="30E14B2A" w14:textId="77777777" w:rsidR="0009321F" w:rsidRPr="0052297B" w:rsidRDefault="0009321F" w:rsidP="0009321F">
      <w:pPr>
        <w:ind w:firstLine="708"/>
        <w:jc w:val="center"/>
        <w:rPr>
          <w:iCs/>
          <w:sz w:val="28"/>
          <w:szCs w:val="28"/>
        </w:rPr>
      </w:pPr>
    </w:p>
    <w:p w14:paraId="254AA08A" w14:textId="2FDEACBE" w:rsidR="00027A00" w:rsidRPr="00BD7EE4" w:rsidRDefault="00027A00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027A00">
        <w:rPr>
          <w:color w:val="000000" w:themeColor="text1"/>
          <w:sz w:val="28"/>
          <w:szCs w:val="28"/>
        </w:rPr>
        <w:t>Необходимо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учитывать,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что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выпуклых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интервале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функционалов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наискорейшего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спуска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доставляет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глобальный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минимум,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общем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(невыпуклом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случае)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приводит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одному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локальных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минимумов.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вычисления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точки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минимума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выпуклой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строится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последовательность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{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027A00">
        <w:rPr>
          <w:color w:val="000000" w:themeColor="text1"/>
          <w:sz w:val="28"/>
          <w:szCs w:val="28"/>
        </w:rPr>
        <w:t>},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сходящаяся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указанной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точке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элементами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вида</w:t>
      </w:r>
      <w:r w:rsidR="00BD7EE4" w:rsidRPr="00BD7EE4">
        <w:rPr>
          <w:color w:val="000000" w:themeColor="text1"/>
          <w:sz w:val="28"/>
          <w:szCs w:val="28"/>
        </w:rPr>
        <w:t xml:space="preserve"> (4.3).</w:t>
      </w:r>
    </w:p>
    <w:p w14:paraId="6A17FDE2" w14:textId="013FD0F8" w:rsidR="00534054" w:rsidRPr="00534054" w:rsidRDefault="00534054" w:rsidP="0009321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534054" w:rsidRPr="00534054" w14:paraId="092AA3CE" w14:textId="77777777" w:rsidTr="00534054">
        <w:tc>
          <w:tcPr>
            <w:tcW w:w="9214" w:type="dxa"/>
            <w:vAlign w:val="center"/>
          </w:tcPr>
          <w:p w14:paraId="3573BE9D" w14:textId="08405E70" w:rsidR="00534054" w:rsidRPr="00534054" w:rsidRDefault="00534054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469" w:type="dxa"/>
            <w:vAlign w:val="center"/>
          </w:tcPr>
          <w:p w14:paraId="34645C03" w14:textId="41C810BA" w:rsidR="00534054" w:rsidRPr="00534054" w:rsidRDefault="00534054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4.3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205098D3" w14:textId="77777777" w:rsidR="00AA72C5" w:rsidRPr="00027A00" w:rsidRDefault="00AA72C5" w:rsidP="0009321F">
      <w:pPr>
        <w:pStyle w:val="a6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en-US"/>
        </w:rPr>
      </w:pPr>
    </w:p>
    <w:p w14:paraId="67706583" w14:textId="77777777" w:rsidR="00BD7EE4" w:rsidRDefault="00027A00" w:rsidP="0009321F">
      <w:pPr>
        <w:pStyle w:val="a6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027A00">
        <w:rPr>
          <w:color w:val="000000" w:themeColor="text1"/>
          <w:sz w:val="28"/>
          <w:szCs w:val="28"/>
        </w:rPr>
        <w:t>где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</m:oMath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последующее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предыдущее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приближения;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 w:cs="Cambria Math"/>
            <w:sz w:val="28"/>
            <w:szCs w:val="28"/>
          </w:rPr>
          <m:t xml:space="preserve"> </m:t>
        </m:r>
      </m:oMath>
      <w:r w:rsidRPr="00027A00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направление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движения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точки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027A00">
        <w:rPr>
          <w:color w:val="000000" w:themeColor="text1"/>
          <w:sz w:val="28"/>
          <w:szCs w:val="28"/>
        </w:rPr>
        <w:t>;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направлении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k</m:t>
            </m:r>
          </m:sub>
        </m:sSub>
      </m:oMath>
      <w:r w:rsidRPr="00027A00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</w:p>
    <w:p w14:paraId="316BC8AE" w14:textId="7309CEE0" w:rsidR="00027A00" w:rsidRPr="00BD7EE4" w:rsidRDefault="00027A00" w:rsidP="00BD7EE4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027A00">
        <w:rPr>
          <w:color w:val="000000" w:themeColor="text1"/>
          <w:sz w:val="28"/>
          <w:szCs w:val="28"/>
        </w:rPr>
        <w:t>Выбор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направления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определяет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ряд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методов.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данном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случае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направление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рк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определяется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как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вектор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антиградиента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функционала</w:t>
      </w:r>
      <w:r w:rsidR="00BD7EE4" w:rsidRPr="00BD7EE4">
        <w:rPr>
          <w:color w:val="000000" w:themeColor="text1"/>
          <w:sz w:val="28"/>
          <w:szCs w:val="28"/>
        </w:rPr>
        <w:t xml:space="preserve"> (4.4).</w:t>
      </w:r>
    </w:p>
    <w:p w14:paraId="1368D949" w14:textId="37DDFA9C" w:rsidR="00534054" w:rsidRPr="00AA72C5" w:rsidRDefault="00534054" w:rsidP="0009321F">
      <w:pPr>
        <w:pStyle w:val="a6"/>
        <w:spacing w:before="0" w:beforeAutospacing="0" w:after="0" w:afterAutospacing="0"/>
        <w:jc w:val="both"/>
        <w:rPr>
          <w:i/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534054" w:rsidRPr="00534054" w14:paraId="24FF4DC7" w14:textId="77777777" w:rsidTr="00534054">
        <w:tc>
          <w:tcPr>
            <w:tcW w:w="9214" w:type="dxa"/>
            <w:vAlign w:val="center"/>
          </w:tcPr>
          <w:p w14:paraId="3864751A" w14:textId="59E408C3" w:rsidR="00534054" w:rsidRPr="00534054" w:rsidRDefault="00534054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 xml:space="preserve"> φ ́(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△</m:t>
                    </m:r>
                  </m:sup>
                </m:sSup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-φ ́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469" w:type="dxa"/>
            <w:vAlign w:val="center"/>
          </w:tcPr>
          <w:p w14:paraId="00ED270A" w14:textId="556B48EB" w:rsidR="00534054" w:rsidRPr="00534054" w:rsidRDefault="00534054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4.4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4396F9EA" w14:textId="77777777" w:rsidR="00AA72C5" w:rsidRPr="00027A00" w:rsidRDefault="00AA72C5" w:rsidP="0009321F">
      <w:pPr>
        <w:pStyle w:val="a6"/>
        <w:spacing w:before="0" w:beforeAutospacing="0" w:after="0" w:afterAutospacing="0"/>
        <w:jc w:val="both"/>
        <w:rPr>
          <w:i/>
          <w:sz w:val="28"/>
          <w:szCs w:val="28"/>
        </w:rPr>
      </w:pPr>
    </w:p>
    <w:p w14:paraId="18733554" w14:textId="43C436A4" w:rsidR="00027A00" w:rsidRDefault="00027A00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027A00">
        <w:rPr>
          <w:color w:val="000000" w:themeColor="text1"/>
          <w:sz w:val="28"/>
          <w:szCs w:val="28"/>
        </w:rPr>
        <w:t>Алгоритм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метода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наискорейшего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спуска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содержит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параметр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027A00">
        <w:rPr>
          <w:i/>
          <w:iCs/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выбор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которого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может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быть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выполнен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по-разному,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важно,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чтобы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обеспечивал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сходимость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последовательности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{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027A00">
        <w:rPr>
          <w:color w:val="000000" w:themeColor="text1"/>
          <w:sz w:val="28"/>
          <w:szCs w:val="28"/>
        </w:rPr>
        <w:t>}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точке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минимума.</w:t>
      </w:r>
    </w:p>
    <w:p w14:paraId="4C084E75" w14:textId="011B600E" w:rsidR="00027A00" w:rsidRPr="00CF6F87" w:rsidRDefault="00027A00" w:rsidP="0009321F">
      <w:pPr>
        <w:pStyle w:val="a6"/>
        <w:spacing w:before="0" w:beforeAutospacing="0" w:after="0" w:afterAutospacing="0"/>
        <w:ind w:firstLine="708"/>
        <w:jc w:val="both"/>
        <w:rPr>
          <w:i/>
          <w:color w:val="000000" w:themeColor="text1"/>
          <w:sz w:val="28"/>
          <w:szCs w:val="28"/>
        </w:rPr>
      </w:pPr>
      <w:r w:rsidRPr="00027A00">
        <w:rPr>
          <w:color w:val="000000" w:themeColor="text1"/>
          <w:sz w:val="28"/>
          <w:szCs w:val="28"/>
        </w:rPr>
        <w:t>Условия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сходимости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позволяют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сформулировать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алгоритм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метода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соответствии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ограничениями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теоремы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выбор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шага:</w:t>
      </w:r>
      <w:r w:rsidR="009E6A7F">
        <w:rPr>
          <w:color w:val="000000" w:themeColor="text1"/>
          <w:sz w:val="28"/>
          <w:szCs w:val="28"/>
        </w:rPr>
        <w:t xml:space="preserve"> </w:t>
      </w:r>
      <w:r w:rsidR="00CF6F87" w:rsidRPr="00CF6F87">
        <w:rPr>
          <w:color w:val="000000" w:themeColor="text1"/>
          <w:sz w:val="28"/>
          <w:szCs w:val="28"/>
        </w:rPr>
        <w:t>[4]</w:t>
      </w:r>
    </w:p>
    <w:p w14:paraId="3DA7FBB2" w14:textId="750170A9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AF6EC0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AF6EC0">
        <w:rPr>
          <w:sz w:val="28"/>
          <w:szCs w:val="28"/>
        </w:rPr>
        <w:t>1.</w:t>
      </w:r>
      <w:r w:rsidR="009E6A7F">
        <w:rPr>
          <w:sz w:val="28"/>
          <w:szCs w:val="28"/>
        </w:rPr>
        <w:t xml:space="preserve"> </w:t>
      </w:r>
      <w:r w:rsidRPr="00AF6EC0">
        <w:rPr>
          <w:sz w:val="28"/>
          <w:szCs w:val="28"/>
        </w:rPr>
        <w:t>Выбирается</w:t>
      </w:r>
      <w:r w:rsidR="009E6A7F">
        <w:rPr>
          <w:sz w:val="28"/>
          <w:szCs w:val="28"/>
        </w:rPr>
        <w:t xml:space="preserve"> </w:t>
      </w:r>
      <w:r w:rsidRPr="00AF6EC0">
        <w:rPr>
          <w:sz w:val="28"/>
          <w:szCs w:val="28"/>
        </w:rPr>
        <w:t>произвольный</w:t>
      </w:r>
      <w:r w:rsidR="009E6A7F">
        <w:rPr>
          <w:sz w:val="28"/>
          <w:szCs w:val="28"/>
        </w:rPr>
        <w:t xml:space="preserve"> </w:t>
      </w:r>
      <w:r w:rsidRPr="00AF6EC0">
        <w:rPr>
          <w:sz w:val="28"/>
          <w:szCs w:val="28"/>
        </w:rPr>
        <w:t>вектор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начальное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приближение.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Полагается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C73F68">
        <w:rPr>
          <w:sz w:val="28"/>
          <w:szCs w:val="28"/>
        </w:rPr>
        <w:t>.</w:t>
      </w:r>
    </w:p>
    <w:p w14:paraId="1DD88544" w14:textId="7005497C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2.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Выбирается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произвольное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значение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α</w:t>
      </w:r>
      <w:r w:rsidRPr="00C73F68">
        <w:rPr>
          <w:sz w:val="28"/>
          <w:szCs w:val="28"/>
        </w:rPr>
        <w:t>.</w:t>
      </w:r>
    </w:p>
    <w:p w14:paraId="167D3D20" w14:textId="26E7E52C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3.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Определяется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новое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C73F68">
        <w:rPr>
          <w:sz w:val="28"/>
          <w:szCs w:val="28"/>
        </w:rPr>
        <w:t>риближение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 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C73F68">
        <w:rPr>
          <w:sz w:val="28"/>
          <w:szCs w:val="28"/>
        </w:rPr>
        <w:t>.</w:t>
      </w:r>
    </w:p>
    <w:p w14:paraId="5D9EA9AC" w14:textId="3F20BF6F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lastRenderedPageBreak/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4.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Вычисляется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>)=φ(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 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C73F68">
        <w:rPr>
          <w:sz w:val="28"/>
          <w:szCs w:val="28"/>
        </w:rPr>
        <w:t>.</w:t>
      </w:r>
    </w:p>
    <w:p w14:paraId="2AE01C67" w14:textId="2EC4335A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5.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Если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>)-φ(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)&lt; </m:t>
        </m:r>
      </m:oMath>
      <w:r>
        <w:rPr>
          <w:sz w:val="28"/>
          <w:szCs w:val="28"/>
        </w:rPr>
        <w:t>ε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C73F68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C73F68">
        <w:rPr>
          <w:sz w:val="28"/>
          <w:szCs w:val="28"/>
        </w:rPr>
        <w:t>,</w:t>
      </w:r>
      <w:r w:rsidR="009E6A7F">
        <w:rPr>
          <w:rFonts w:ascii="Cambria Math" w:hAnsi="Cambria Math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C73F68">
        <w:rPr>
          <w:sz w:val="28"/>
          <w:szCs w:val="28"/>
        </w:rPr>
        <w:t>),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0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&lt;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&lt;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1,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то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значение</w:t>
      </w:r>
      <w:r w:rsidR="009E6A7F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α</m:t>
        </m:r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принимается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качестве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искомого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α</m:t>
        </m:r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происходит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переход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шагу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6,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иначе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производится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деление</w:t>
      </w:r>
      <w:r w:rsidR="009E6A7F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α</m:t>
        </m:r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пополам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выполняется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переход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шаг</w:t>
      </w:r>
      <w:r>
        <w:rPr>
          <w:sz w:val="28"/>
          <w:szCs w:val="28"/>
        </w:rPr>
        <w:t>у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4.</w:t>
      </w:r>
    </w:p>
    <w:p w14:paraId="72AE6AFD" w14:textId="69188137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6.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Вычисляется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новое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приближение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 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14:paraId="284B685E" w14:textId="5E209CED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7,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Проверяется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условие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стационарности:</w:t>
      </w:r>
    </w:p>
    <w:p w14:paraId="644EEE7A" w14:textId="6A35DB89" w:rsidR="00432CB9" w:rsidRPr="007742B3" w:rsidRDefault="00CD0EE5" w:rsidP="0009321F">
      <w:pPr>
        <w:jc w:val="both"/>
        <w:rPr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||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||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  <m:r>
              <w:rPr>
                <w:rFonts w:ascii="Cambria Math" w:hAnsi="Cambria Math"/>
                <w:sz w:val="28"/>
                <w:szCs w:val="28"/>
              </w:rPr>
              <m:t xml:space="preserve"> 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  <m:r>
              <w:rPr>
                <w:rFonts w:ascii="Cambria Math" w:hAnsi="Cambria Math"/>
                <w:sz w:val="28"/>
                <w:szCs w:val="28"/>
              </w:rPr>
              <m:t xml:space="preserve"> 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</w:rPr>
          <m:t>)≤</m:t>
        </m:r>
        <m: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</w:rPr>
          <m:t xml:space="preserve"> &gt; 0</m:t>
        </m:r>
      </m:oMath>
      <w:r w:rsidR="009E6A7F">
        <w:rPr>
          <w:i/>
          <w:sz w:val="28"/>
          <w:szCs w:val="28"/>
        </w:rPr>
        <w:t xml:space="preserve"> </w:t>
      </w:r>
      <w:r w:rsidR="007742B3">
        <w:rPr>
          <w:iCs/>
          <w:sz w:val="28"/>
          <w:szCs w:val="28"/>
        </w:rPr>
        <w:t>и</w:t>
      </w:r>
      <w:r w:rsidR="009E6A7F">
        <w:rPr>
          <w:iCs/>
          <w:sz w:val="28"/>
          <w:szCs w:val="28"/>
        </w:rPr>
        <w:t xml:space="preserve"> </w:t>
      </w:r>
      <w:r w:rsidR="007742B3">
        <w:rPr>
          <w:iCs/>
          <w:sz w:val="28"/>
          <w:szCs w:val="28"/>
        </w:rPr>
        <w:t>если</w:t>
      </w:r>
      <w:r w:rsidR="009E6A7F">
        <w:rPr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||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||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</w:rPr>
          <m:t>δ</m:t>
        </m:r>
      </m:oMath>
      <w:r w:rsidR="007742B3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то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выполняется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переход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шагу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8,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иначе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шагу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2,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положив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</m:oMath>
      <w:r w:rsidR="007742B3">
        <w:rPr>
          <w:sz w:val="28"/>
          <w:szCs w:val="28"/>
        </w:rPr>
        <w:t>.</w:t>
      </w:r>
    </w:p>
    <w:p w14:paraId="58C309FB" w14:textId="3512512D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8.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Останов</w:t>
      </w:r>
      <w:r w:rsidR="007742B3">
        <w:rPr>
          <w:sz w:val="28"/>
          <w:szCs w:val="28"/>
        </w:rPr>
        <w:t>ка.</w:t>
      </w:r>
    </w:p>
    <w:p w14:paraId="7B796E3E" w14:textId="292A9E41" w:rsidR="00027A00" w:rsidRDefault="00027A00" w:rsidP="0009321F">
      <w:pPr>
        <w:ind w:firstLine="708"/>
        <w:jc w:val="both"/>
        <w:rPr>
          <w:sz w:val="28"/>
          <w:szCs w:val="28"/>
        </w:rPr>
      </w:pPr>
      <w:r w:rsidRPr="00027A00">
        <w:rPr>
          <w:sz w:val="28"/>
          <w:szCs w:val="28"/>
        </w:rPr>
        <w:t>Процесс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наискорейшего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спуска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обычно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быстро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сходится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вдали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точки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экстремума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медленно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районе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экстремума.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Поэтому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метод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наискорейшего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спуска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нередко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используют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комбинации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другими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алгоритмами.</w:t>
      </w:r>
    </w:p>
    <w:p w14:paraId="6305DC7B" w14:textId="4A3D14D1" w:rsidR="00A5461E" w:rsidRPr="00A5461E" w:rsidRDefault="00A5461E" w:rsidP="00A5461E">
      <w:pPr>
        <w:ind w:firstLine="708"/>
        <w:jc w:val="both"/>
        <w:rPr>
          <w:sz w:val="28"/>
          <w:szCs w:val="28"/>
        </w:rPr>
      </w:pPr>
      <w:r w:rsidRPr="00A5461E">
        <w:rPr>
          <w:sz w:val="28"/>
          <w:szCs w:val="28"/>
        </w:rPr>
        <w:t>Один из основных недостатков метода наискорейшего спуска состоит в том, что направление антиградиента является локальным.</w:t>
      </w:r>
    </w:p>
    <w:p w14:paraId="19316FDF" w14:textId="189D8DD0" w:rsidR="009A0FD6" w:rsidRDefault="009A0FD6" w:rsidP="0009321F">
      <w:pPr>
        <w:ind w:firstLine="708"/>
        <w:jc w:val="both"/>
        <w:rPr>
          <w:sz w:val="28"/>
          <w:szCs w:val="28"/>
        </w:rPr>
      </w:pPr>
    </w:p>
    <w:p w14:paraId="6F562932" w14:textId="362F12E6" w:rsidR="009A0FD6" w:rsidRDefault="0007398A" w:rsidP="0009321F">
      <w:pPr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4</w:t>
      </w:r>
      <w:r w:rsidR="009A0FD6" w:rsidRPr="009A0FD6">
        <w:rPr>
          <w:b/>
          <w:bCs/>
          <w:color w:val="000000"/>
          <w:sz w:val="28"/>
          <w:szCs w:val="28"/>
        </w:rPr>
        <w:t>.2 Пример использования метода наискорейшего спуска</w:t>
      </w:r>
    </w:p>
    <w:p w14:paraId="4DF1D694" w14:textId="51C1B7F8" w:rsidR="009A0FD6" w:rsidRDefault="009A0FD6" w:rsidP="0009321F">
      <w:pPr>
        <w:ind w:firstLine="708"/>
        <w:jc w:val="both"/>
        <w:rPr>
          <w:b/>
          <w:bCs/>
          <w:color w:val="000000"/>
          <w:sz w:val="28"/>
          <w:szCs w:val="28"/>
        </w:rPr>
      </w:pPr>
    </w:p>
    <w:p w14:paraId="6DF65126" w14:textId="25E96FB0" w:rsidR="006873BC" w:rsidRDefault="005740B4" w:rsidP="006873BC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Пусть в двумерном пространстве задан квадратичный функционал</w:t>
      </w:r>
      <w:r w:rsidR="00BD7EE4" w:rsidRPr="00BD7EE4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φ(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)=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-10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-6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+39</m:t>
        </m:r>
      </m:oMath>
      <w:r w:rsidRPr="005740B4">
        <w:rPr>
          <w:color w:val="000000" w:themeColor="text1"/>
          <w:sz w:val="28"/>
          <w:szCs w:val="28"/>
        </w:rPr>
        <w:t>. Вычислить точку минимума в двумерном пространстве</w:t>
      </w:r>
      <w:ins w:id="151" w:author="Maxim Romaniuk" w:date="2022-11-07T09:37:00Z">
        <w:r w:rsidR="00A50AF9" w:rsidRPr="009F33FE">
          <w:rPr>
            <w:color w:val="000000" w:themeColor="text1"/>
            <w:sz w:val="28"/>
            <w:szCs w:val="28"/>
          </w:rPr>
          <w:t xml:space="preserve"> </w:t>
        </w:r>
      </w:ins>
      <w:del w:id="152" w:author="Maxim Romaniuk" w:date="2022-11-07T09:37:00Z">
        <w:r w:rsidRPr="005740B4" w:rsidDel="00A50AF9">
          <w:rPr>
            <w:color w:val="000000" w:themeColor="text1"/>
            <w:sz w:val="28"/>
            <w:szCs w:val="28"/>
          </w:rPr>
          <w:delText>.</w:delText>
        </w:r>
        <w:r w:rsidR="00791C08" w:rsidRPr="00CF5D7D" w:rsidDel="00A50AF9">
          <w:rPr>
            <w:color w:val="000000" w:themeColor="text1"/>
            <w:sz w:val="28"/>
            <w:szCs w:val="28"/>
          </w:rPr>
          <w:delText xml:space="preserve"> </w:delText>
        </w:r>
      </w:del>
      <w:r w:rsidR="00791C08" w:rsidRPr="00CF5D7D">
        <w:rPr>
          <w:color w:val="000000" w:themeColor="text1"/>
          <w:sz w:val="28"/>
          <w:szCs w:val="28"/>
        </w:rPr>
        <w:t>[4]</w:t>
      </w:r>
      <w:ins w:id="153" w:author="Maxim Romaniuk" w:date="2022-11-07T09:37:00Z">
        <w:r w:rsidR="00A50AF9" w:rsidRPr="009F33FE">
          <w:rPr>
            <w:color w:val="000000" w:themeColor="text1"/>
            <w:sz w:val="28"/>
            <w:szCs w:val="28"/>
          </w:rPr>
          <w:t>.</w:t>
        </w:r>
      </w:ins>
    </w:p>
    <w:p w14:paraId="484E6D73" w14:textId="5554E49C" w:rsidR="00E7776A" w:rsidRPr="009F33FE" w:rsidRDefault="00E7776A" w:rsidP="006873BC">
      <w:pPr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Геометрическая интерпретация минимизации функционала в двумерном прострентстве процесса вычислений приведена на рисунке 4.2.</w:t>
      </w:r>
    </w:p>
    <w:p w14:paraId="4E4DB4FD" w14:textId="77777777" w:rsidR="005740B4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b/>
          <w:bCs/>
          <w:color w:val="000000" w:themeColor="text1"/>
          <w:sz w:val="28"/>
          <w:szCs w:val="28"/>
        </w:rPr>
        <w:t>Решение</w:t>
      </w:r>
      <w:r w:rsidRPr="005740B4">
        <w:rPr>
          <w:color w:val="000000" w:themeColor="text1"/>
          <w:sz w:val="28"/>
          <w:szCs w:val="28"/>
        </w:rPr>
        <w:t>. Рассмотрим последовательно шаги алгоритма.</w:t>
      </w:r>
    </w:p>
    <w:p w14:paraId="16253D7B" w14:textId="1E4E9293" w:rsidR="005740B4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Шаг 1. Задается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(7,-2)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</m:oMath>
      <w:r w:rsidRPr="005740B4">
        <w:rPr>
          <w:i/>
          <w:iCs/>
          <w:color w:val="000000" w:themeColor="text1"/>
          <w:sz w:val="28"/>
          <w:szCs w:val="28"/>
        </w:rPr>
        <w:t>.</w:t>
      </w:r>
      <w:r w:rsidRPr="005740B4">
        <w:rPr>
          <w:color w:val="000000" w:themeColor="text1"/>
          <w:sz w:val="28"/>
          <w:szCs w:val="28"/>
        </w:rPr>
        <w:t xml:space="preserve"> Полагается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5740B4">
        <w:rPr>
          <w:color w:val="000000" w:themeColor="text1"/>
          <w:sz w:val="28"/>
          <w:szCs w:val="28"/>
        </w:rPr>
        <w:t>.</w:t>
      </w:r>
    </w:p>
    <w:p w14:paraId="2DB45CEB" w14:textId="5BFC539C" w:rsidR="005740B4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 xml:space="preserve">Шаг 2. Выбирается </w:t>
      </w:r>
      <w:r w:rsidR="00717A2C">
        <w:rPr>
          <w:color w:val="000000" w:themeColor="text1"/>
          <w:sz w:val="28"/>
          <w:szCs w:val="28"/>
        </w:rPr>
        <w:t>α</w:t>
      </w:r>
      <w:r w:rsidRPr="005740B4">
        <w:rPr>
          <w:color w:val="000000" w:themeColor="text1"/>
          <w:sz w:val="28"/>
          <w:szCs w:val="28"/>
        </w:rPr>
        <w:t xml:space="preserve"> = 0,3.</w:t>
      </w:r>
    </w:p>
    <w:p w14:paraId="7B5D76EA" w14:textId="3EC48CE4" w:rsid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Шаг 3. Определяется вектор нового приближения:</w:t>
      </w:r>
    </w:p>
    <w:p w14:paraId="155DCE8A" w14:textId="77777777" w:rsidR="005740B4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</w:p>
    <w:p w14:paraId="4FDCAAA7" w14:textId="514A4700" w:rsidR="00D71C20" w:rsidRPr="00D71C20" w:rsidRDefault="00CD0EE5" w:rsidP="00493A7F">
      <w:pPr>
        <w:jc w:val="both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eqArr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eqArr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-0,3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-6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5,6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1,0</m:t>
                  </m:r>
                </m:e>
              </m:eqArr>
            </m:e>
          </m:d>
        </m:oMath>
      </m:oMathPara>
    </w:p>
    <w:p w14:paraId="2992B64D" w14:textId="77777777" w:rsidR="00D71C20" w:rsidRPr="005740B4" w:rsidRDefault="00D71C20" w:rsidP="00493A7F">
      <w:pPr>
        <w:jc w:val="both"/>
        <w:rPr>
          <w:color w:val="000000" w:themeColor="text1"/>
          <w:sz w:val="28"/>
          <w:szCs w:val="28"/>
        </w:rPr>
      </w:pPr>
    </w:p>
    <w:p w14:paraId="4FE6A8EA" w14:textId="77777777" w:rsidR="00E7776A" w:rsidRDefault="00E7776A" w:rsidP="00D71C20">
      <w:pPr>
        <w:jc w:val="center"/>
        <w:rPr>
          <w:noProof/>
        </w:rPr>
      </w:pPr>
    </w:p>
    <w:p w14:paraId="62011858" w14:textId="25B94707" w:rsidR="00E7776A" w:rsidRDefault="00E7776A" w:rsidP="00D71C20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AE961D" wp14:editId="15809E02">
            <wp:extent cx="2644140" cy="22949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166" t="53945" r="69357" b="23720"/>
                    <a:stretch/>
                  </pic:blipFill>
                  <pic:spPr bwMode="auto">
                    <a:xfrm>
                      <a:off x="0" y="0"/>
                      <a:ext cx="2678577" cy="232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E3D82" w14:textId="77777777" w:rsidR="00D71C20" w:rsidRPr="005740B4" w:rsidRDefault="00D71C20" w:rsidP="00D71C20">
      <w:pPr>
        <w:jc w:val="center"/>
        <w:rPr>
          <w:color w:val="000000" w:themeColor="text1"/>
          <w:sz w:val="28"/>
          <w:szCs w:val="28"/>
        </w:rPr>
      </w:pPr>
    </w:p>
    <w:p w14:paraId="6F504C5C" w14:textId="76D747E8" w:rsidR="005740B4" w:rsidRPr="00E7776A" w:rsidRDefault="005740B4" w:rsidP="00493A7F">
      <w:pPr>
        <w:jc w:val="center"/>
        <w:rPr>
          <w:sz w:val="28"/>
          <w:szCs w:val="28"/>
        </w:rPr>
      </w:pPr>
      <w:r w:rsidRPr="00E7776A">
        <w:rPr>
          <w:color w:val="000000" w:themeColor="text1"/>
          <w:sz w:val="28"/>
          <w:szCs w:val="28"/>
        </w:rPr>
        <w:t>Рис</w:t>
      </w:r>
      <w:r w:rsidR="00E7776A">
        <w:rPr>
          <w:color w:val="000000" w:themeColor="text1"/>
          <w:sz w:val="28"/>
          <w:szCs w:val="28"/>
        </w:rPr>
        <w:t>унок</w:t>
      </w:r>
      <w:r w:rsidRPr="00E7776A">
        <w:rPr>
          <w:color w:val="000000" w:themeColor="text1"/>
          <w:sz w:val="28"/>
          <w:szCs w:val="28"/>
        </w:rPr>
        <w:t xml:space="preserve"> </w:t>
      </w:r>
      <w:r w:rsidR="00E7776A">
        <w:rPr>
          <w:color w:val="000000" w:themeColor="text1"/>
          <w:sz w:val="28"/>
          <w:szCs w:val="28"/>
        </w:rPr>
        <w:t>4.2 –</w:t>
      </w:r>
      <w:r w:rsidR="00E7776A">
        <w:rPr>
          <w:sz w:val="28"/>
          <w:szCs w:val="28"/>
        </w:rPr>
        <w:t xml:space="preserve"> Геометрическая интепретация минимизации</w:t>
      </w:r>
    </w:p>
    <w:p w14:paraId="0631F003" w14:textId="77777777" w:rsidR="005740B4" w:rsidRPr="00E7776A" w:rsidRDefault="005740B4" w:rsidP="00493A7F">
      <w:pPr>
        <w:jc w:val="both"/>
        <w:rPr>
          <w:color w:val="000000" w:themeColor="text1"/>
          <w:sz w:val="28"/>
          <w:szCs w:val="28"/>
        </w:rPr>
      </w:pPr>
    </w:p>
    <w:p w14:paraId="768E6A92" w14:textId="20DFA559" w:rsidR="005740B4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Шаг 4. Вычисляется значение функционала в новом и предыдущем приближениях:</w:t>
      </w:r>
      <w:r w:rsidR="009308E4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φ(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)=9,64,  φ(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)=34</m:t>
        </m:r>
      </m:oMath>
      <w:r w:rsidRPr="005740B4">
        <w:rPr>
          <w:color w:val="000000" w:themeColor="text1"/>
          <w:sz w:val="28"/>
          <w:szCs w:val="28"/>
        </w:rPr>
        <w:t>.</w:t>
      </w:r>
    </w:p>
    <w:p w14:paraId="509B4B43" w14:textId="3C39A45F" w:rsidR="005740B4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Шаг 5. Проверяется выполнение условия стационарности:</w:t>
      </w:r>
      <w:r w:rsidR="00BA57BB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φ(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)-φ(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)≤εα(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 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5740B4">
        <w:rPr>
          <w:color w:val="000000" w:themeColor="text1"/>
          <w:sz w:val="28"/>
          <w:szCs w:val="28"/>
        </w:rPr>
        <w:t>,</w:t>
      </w:r>
      <w:r w:rsidR="00BA57BB" w:rsidRPr="00BA57BB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0&lt;ε&lt;1</m:t>
        </m:r>
      </m:oMath>
      <w:r w:rsidR="00BA57BB" w:rsidRPr="00BA57BB">
        <w:rPr>
          <w:color w:val="000000" w:themeColor="text1"/>
          <w:sz w:val="28"/>
          <w:szCs w:val="28"/>
        </w:rPr>
        <w:t>,</w:t>
      </w:r>
      <w:r w:rsidRPr="005740B4">
        <w:rPr>
          <w:color w:val="000000" w:themeColor="text1"/>
          <w:sz w:val="28"/>
          <w:szCs w:val="28"/>
        </w:rPr>
        <w:t xml:space="preserve"> которое выполняется при значении параметров </w:t>
      </w:r>
      <w:r w:rsidR="00BA57BB">
        <w:rPr>
          <w:color w:val="000000" w:themeColor="text1"/>
          <w:sz w:val="28"/>
          <w:szCs w:val="28"/>
        </w:rPr>
        <w:t>α</w:t>
      </w:r>
      <w:r w:rsidRPr="005740B4">
        <w:rPr>
          <w:color w:val="000000" w:themeColor="text1"/>
          <w:sz w:val="28"/>
          <w:szCs w:val="28"/>
        </w:rPr>
        <w:t xml:space="preserve"> = 0,3, </w:t>
      </w:r>
      <w:r w:rsidR="00BA57BB">
        <w:rPr>
          <w:color w:val="000000" w:themeColor="text1"/>
          <w:sz w:val="28"/>
          <w:szCs w:val="28"/>
        </w:rPr>
        <w:t>ε</w:t>
      </w:r>
      <w:r w:rsidRPr="005740B4">
        <w:rPr>
          <w:color w:val="000000" w:themeColor="text1"/>
          <w:sz w:val="28"/>
          <w:szCs w:val="28"/>
        </w:rPr>
        <w:t xml:space="preserve"> = 0,1, а также условие 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 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= ([4,-10],[4,-10])=116</m:t>
        </m:r>
      </m:oMath>
      <w:r w:rsidRPr="005740B4">
        <w:rPr>
          <w:color w:val="000000" w:themeColor="text1"/>
          <w:sz w:val="28"/>
          <w:szCs w:val="28"/>
        </w:rPr>
        <w:t xml:space="preserve">. Принимается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=0,3</m:t>
        </m:r>
      </m:oMath>
      <w:r w:rsidRPr="005740B4">
        <w:rPr>
          <w:color w:val="000000" w:themeColor="text1"/>
          <w:sz w:val="28"/>
          <w:szCs w:val="28"/>
        </w:rPr>
        <w:t>, и выполняется переход к шагу 6.</w:t>
      </w:r>
    </w:p>
    <w:p w14:paraId="70A33CA7" w14:textId="6C20B27B" w:rsid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Шаг 6. Вычисляется вектор</w:t>
      </w:r>
    </w:p>
    <w:p w14:paraId="3D6BFE49" w14:textId="77777777" w:rsidR="00BA57BB" w:rsidRPr="005740B4" w:rsidRDefault="00BA57BB" w:rsidP="00493A7F">
      <w:pPr>
        <w:ind w:firstLine="708"/>
        <w:jc w:val="both"/>
        <w:rPr>
          <w:color w:val="000000" w:themeColor="text1"/>
          <w:sz w:val="28"/>
          <w:szCs w:val="28"/>
        </w:rPr>
      </w:pPr>
    </w:p>
    <w:p w14:paraId="415AC16A" w14:textId="73071C0B" w:rsidR="005740B4" w:rsidRPr="00BA57BB" w:rsidRDefault="00CD0EE5" w:rsidP="00493A7F">
      <w:pPr>
        <w:jc w:val="both"/>
        <w:rPr>
          <w:i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φ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́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-0,3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-10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5,8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1,0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.</m:t>
          </m:r>
        </m:oMath>
      </m:oMathPara>
    </w:p>
    <w:p w14:paraId="72CBD6EB" w14:textId="77777777" w:rsidR="00BA57BB" w:rsidRPr="005740B4" w:rsidRDefault="00BA57BB" w:rsidP="00493A7F">
      <w:pPr>
        <w:jc w:val="both"/>
        <w:rPr>
          <w:i/>
          <w:color w:val="000000" w:themeColor="text1"/>
          <w:sz w:val="28"/>
          <w:szCs w:val="28"/>
          <w:lang w:val="en-US"/>
        </w:rPr>
      </w:pPr>
    </w:p>
    <w:p w14:paraId="101C5159" w14:textId="057A3226" w:rsidR="00BA57BB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Шаг 7. Проверяется условие стационарности:</w:t>
      </w:r>
      <w:r w:rsidR="00BA57BB" w:rsidRPr="00BA57BB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||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 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||≤δ=0,1</m:t>
        </m:r>
      </m:oMath>
      <w:r w:rsidRPr="005740B4">
        <w:rPr>
          <w:color w:val="000000" w:themeColor="text1"/>
          <w:sz w:val="28"/>
          <w:szCs w:val="28"/>
        </w:rPr>
        <w:t xml:space="preserve">, которое не выполняется, и осуществляется переход к шагу 2. </w:t>
      </w:r>
    </w:p>
    <w:p w14:paraId="0FBB7485" w14:textId="79066458" w:rsidR="009A0FD6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Последовательное выполнение шагов 2</w:t>
      </w:r>
      <w:r w:rsidR="00BA57BB" w:rsidRPr="00BA57BB">
        <w:rPr>
          <w:color w:val="000000" w:themeColor="text1"/>
          <w:sz w:val="28"/>
          <w:szCs w:val="28"/>
        </w:rPr>
        <w:t>–</w:t>
      </w:r>
      <w:r w:rsidRPr="005740B4">
        <w:rPr>
          <w:color w:val="000000" w:themeColor="text1"/>
          <w:sz w:val="28"/>
          <w:szCs w:val="28"/>
        </w:rPr>
        <w:t>7 позволяет определит</w:t>
      </w:r>
      <w:r w:rsidR="00493A7F">
        <w:rPr>
          <w:color w:val="000000" w:themeColor="text1"/>
          <w:sz w:val="28"/>
          <w:szCs w:val="28"/>
        </w:rPr>
        <w:t>ь</w:t>
      </w:r>
      <w:r w:rsidRPr="005740B4">
        <w:rPr>
          <w:color w:val="000000" w:themeColor="text1"/>
          <w:sz w:val="28"/>
          <w:szCs w:val="28"/>
        </w:rPr>
        <w:t xml:space="preserve"> значения</w:t>
      </w:r>
      <w:r w:rsidR="00493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[5,32 | 2,20]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[5,12 | 2,68]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[5,05 | 2,87]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</m:oMath>
      <w:r w:rsidRPr="005740B4">
        <w:rPr>
          <w:color w:val="000000" w:themeColor="text1"/>
          <w:sz w:val="28"/>
          <w:szCs w:val="28"/>
        </w:rPr>
        <w:t xml:space="preserve"> Решение, полученное на пятой итерации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[5,02 | 2,95]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</m:oMath>
      <w:r w:rsidRPr="005740B4">
        <w:rPr>
          <w:color w:val="000000" w:themeColor="text1"/>
          <w:sz w:val="28"/>
          <w:szCs w:val="28"/>
        </w:rPr>
        <w:t>, соответствует приближенному решению с учетом ограничения нормы градиента функционала в окрестности точки стационарности функционала.</w:t>
      </w:r>
    </w:p>
    <w:p w14:paraId="7321E80E" w14:textId="77777777" w:rsidR="0009321F" w:rsidRDefault="0009321F" w:rsidP="0009321F">
      <w:pPr>
        <w:ind w:firstLine="708"/>
        <w:jc w:val="both"/>
        <w:rPr>
          <w:sz w:val="28"/>
          <w:szCs w:val="28"/>
        </w:rPr>
      </w:pPr>
    </w:p>
    <w:p w14:paraId="7F6320A9" w14:textId="20CC3EC8" w:rsidR="00970FB8" w:rsidRDefault="0007398A" w:rsidP="0009321F">
      <w:pPr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4</w:t>
      </w:r>
      <w:r w:rsidR="00970FB8" w:rsidRPr="00970FB8">
        <w:rPr>
          <w:b/>
          <w:bCs/>
          <w:color w:val="000000"/>
          <w:sz w:val="28"/>
          <w:szCs w:val="28"/>
        </w:rPr>
        <w:t>.</w:t>
      </w:r>
      <w:r w:rsidR="009A0FD6">
        <w:rPr>
          <w:b/>
          <w:bCs/>
          <w:color w:val="000000"/>
          <w:sz w:val="28"/>
          <w:szCs w:val="28"/>
        </w:rPr>
        <w:t>3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970FB8" w:rsidRPr="00970FB8">
        <w:rPr>
          <w:b/>
          <w:bCs/>
          <w:color w:val="000000"/>
          <w:sz w:val="28"/>
          <w:szCs w:val="28"/>
        </w:rPr>
        <w:t>Метод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970FB8" w:rsidRPr="00970FB8">
        <w:rPr>
          <w:b/>
          <w:bCs/>
          <w:color w:val="000000"/>
          <w:sz w:val="28"/>
          <w:szCs w:val="28"/>
        </w:rPr>
        <w:t>Ньютона</w:t>
      </w:r>
    </w:p>
    <w:p w14:paraId="67F41E3D" w14:textId="2A9375DA" w:rsidR="0009321F" w:rsidRDefault="0009321F" w:rsidP="0009321F">
      <w:pPr>
        <w:jc w:val="both"/>
        <w:rPr>
          <w:b/>
          <w:bCs/>
          <w:color w:val="000000"/>
          <w:sz w:val="28"/>
          <w:szCs w:val="28"/>
        </w:rPr>
      </w:pPr>
    </w:p>
    <w:p w14:paraId="761CEE5B" w14:textId="36F0BF28" w:rsidR="00375884" w:rsidRPr="00375884" w:rsidRDefault="00375884" w:rsidP="00375884">
      <w:pPr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color w:val="202122"/>
          <w:sz w:val="28"/>
          <w:szCs w:val="28"/>
          <w:shd w:val="clear" w:color="auto" w:fill="FFFFFF"/>
        </w:rPr>
        <w:t>М</w:t>
      </w:r>
      <w:r w:rsidRPr="00375884">
        <w:rPr>
          <w:color w:val="202122"/>
          <w:sz w:val="28"/>
          <w:szCs w:val="28"/>
          <w:shd w:val="clear" w:color="auto" w:fill="FFFFFF"/>
        </w:rPr>
        <w:t>етод Ньютона может быть использован для решения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375884">
        <w:rPr>
          <w:sz w:val="28"/>
          <w:szCs w:val="28"/>
          <w:shd w:val="clear" w:color="auto" w:fill="FFFFFF"/>
        </w:rPr>
        <w:t>задач оптимизации</w:t>
      </w:r>
      <w:r w:rsidRPr="00375884">
        <w:rPr>
          <w:color w:val="202122"/>
          <w:sz w:val="28"/>
          <w:szCs w:val="28"/>
          <w:shd w:val="clear" w:color="auto" w:fill="FFFFFF"/>
        </w:rPr>
        <w:t>, в которых требуется определить ноль первой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375884">
        <w:rPr>
          <w:sz w:val="28"/>
          <w:szCs w:val="28"/>
          <w:shd w:val="clear" w:color="auto" w:fill="FFFFFF"/>
        </w:rPr>
        <w:t>производной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375884">
        <w:rPr>
          <w:color w:val="202122"/>
          <w:sz w:val="28"/>
          <w:szCs w:val="28"/>
          <w:shd w:val="clear" w:color="auto" w:fill="FFFFFF"/>
        </w:rPr>
        <w:t>либо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375884">
        <w:rPr>
          <w:sz w:val="28"/>
          <w:szCs w:val="28"/>
          <w:shd w:val="clear" w:color="auto" w:fill="FFFFFF"/>
        </w:rPr>
        <w:t>градиента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375884">
        <w:rPr>
          <w:color w:val="202122"/>
          <w:sz w:val="28"/>
          <w:szCs w:val="28"/>
          <w:shd w:val="clear" w:color="auto" w:fill="FFFFFF"/>
        </w:rPr>
        <w:t>в случае многомерного пространства.</w:t>
      </w:r>
    </w:p>
    <w:p w14:paraId="3E0C4CC7" w14:textId="14C7A8A4" w:rsidR="00970FB8" w:rsidRPr="009F33FE" w:rsidRDefault="002F78FF" w:rsidP="0009321F">
      <w:pPr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Ньютона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является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методом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второго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порядка,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поскольку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отыскания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точек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минимума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используется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квадратичная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аппроксимация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функционала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окрестности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очередного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приближения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решению.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основе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этой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идеи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строится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вычислительная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схема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метода</w:t>
      </w:r>
      <w:del w:id="154" w:author="Maxim Romaniuk" w:date="2022-11-07T09:37:00Z">
        <w:r w:rsidRPr="002F78FF" w:rsidDel="00A50AF9">
          <w:rPr>
            <w:color w:val="000000" w:themeColor="text1"/>
            <w:sz w:val="28"/>
            <w:szCs w:val="28"/>
          </w:rPr>
          <w:delText>.</w:delText>
        </w:r>
      </w:del>
      <w:r w:rsidR="009E6A7F">
        <w:rPr>
          <w:color w:val="000000" w:themeColor="text1"/>
          <w:sz w:val="28"/>
          <w:szCs w:val="28"/>
        </w:rPr>
        <w:t xml:space="preserve"> </w:t>
      </w:r>
      <w:r w:rsidR="00CF6F87" w:rsidRPr="00096A4B">
        <w:rPr>
          <w:color w:val="000000" w:themeColor="text1"/>
          <w:sz w:val="28"/>
          <w:szCs w:val="28"/>
        </w:rPr>
        <w:t>[4]</w:t>
      </w:r>
      <w:ins w:id="155" w:author="Maxim Romaniuk" w:date="2022-11-07T09:37:00Z">
        <w:r w:rsidR="00A50AF9" w:rsidRPr="009F33FE">
          <w:rPr>
            <w:color w:val="000000" w:themeColor="text1"/>
            <w:sz w:val="28"/>
            <w:szCs w:val="28"/>
          </w:rPr>
          <w:t>.</w:t>
        </w:r>
      </w:ins>
    </w:p>
    <w:p w14:paraId="58515C93" w14:textId="4A3BBAB9" w:rsidR="002F78FF" w:rsidRPr="00BD7EE4" w:rsidRDefault="00707AA3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Вычислительная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схема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метода.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</w:t>
      </w:r>
      <w:r w:rsidR="002F78FF" w:rsidRPr="002F78FF">
        <w:rPr>
          <w:color w:val="000000" w:themeColor="text1"/>
          <w:sz w:val="28"/>
          <w:szCs w:val="28"/>
        </w:rPr>
        <w:t>а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отдельных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этапах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алгоритма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метода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Ньютона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строятся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квадратичные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аппроксимации</w:t>
      </w:r>
      <w:r w:rsidR="00BD7EE4" w:rsidRPr="00BD7EE4">
        <w:rPr>
          <w:color w:val="000000" w:themeColor="text1"/>
          <w:sz w:val="28"/>
          <w:szCs w:val="28"/>
        </w:rPr>
        <w:t xml:space="preserve"> (4.5).</w:t>
      </w:r>
    </w:p>
    <w:p w14:paraId="5341B880" w14:textId="68E9B508" w:rsidR="00534054" w:rsidRPr="00BD7EE4" w:rsidRDefault="00534054" w:rsidP="0009321F">
      <w:pPr>
        <w:pStyle w:val="a6"/>
        <w:spacing w:before="0" w:beforeAutospacing="0" w:after="0" w:afterAutospacing="0"/>
        <w:jc w:val="both"/>
        <w:rPr>
          <w:i/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534054" w14:paraId="2CF314F2" w14:textId="77777777" w:rsidTr="00534054">
        <w:tc>
          <w:tcPr>
            <w:tcW w:w="9214" w:type="dxa"/>
            <w:vAlign w:val="center"/>
          </w:tcPr>
          <w:p w14:paraId="1B4FD63A" w14:textId="68D2D1CA" w:rsidR="00534054" w:rsidRPr="00282A72" w:rsidRDefault="00534054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ψ(x)= φ(x) + (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φ ́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,x+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)+</m:t>
                </m:r>
                <m:f>
                  <m:f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φ ̋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),x-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),</m:t>
                </m:r>
              </m:oMath>
            </m:oMathPara>
          </w:p>
        </w:tc>
        <w:tc>
          <w:tcPr>
            <w:tcW w:w="469" w:type="dxa"/>
            <w:vAlign w:val="center"/>
          </w:tcPr>
          <w:p w14:paraId="60DA2CBC" w14:textId="36B26E6F" w:rsidR="00534054" w:rsidRPr="00282A72" w:rsidRDefault="00534054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4.5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1360DAB3" w14:textId="77777777" w:rsidR="00F61A2D" w:rsidRPr="00707AA3" w:rsidRDefault="00F61A2D" w:rsidP="0009321F">
      <w:pPr>
        <w:pStyle w:val="a6"/>
        <w:spacing w:before="0" w:beforeAutospacing="0" w:after="0" w:afterAutospacing="0"/>
        <w:jc w:val="both"/>
        <w:rPr>
          <w:i/>
          <w:color w:val="000000" w:themeColor="text1"/>
          <w:sz w:val="28"/>
          <w:szCs w:val="28"/>
        </w:rPr>
      </w:pPr>
    </w:p>
    <w:p w14:paraId="13BCE140" w14:textId="39EC5B58" w:rsidR="002F78FF" w:rsidRPr="002F78FF" w:rsidRDefault="002F78FF" w:rsidP="0009321F">
      <w:pPr>
        <w:pStyle w:val="a6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т.е.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функционал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φ(x)</m:t>
        </m:r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окрестности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очередного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приближения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аппроксимирует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квадратичная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функция</w:t>
      </w:r>
      <w:r w:rsidR="009E6A7F">
        <w:rPr>
          <w:rFonts w:ascii="Cambria Math" w:hAnsi="Cambria Math"/>
          <w:i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ψ(x)</m:t>
        </m:r>
      </m:oMath>
      <w:r w:rsidR="00707AA3" w:rsidRPr="00707AA3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Далее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вычисляется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точка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минимума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этой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квадратичной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аппроксимации.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Решение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этой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задачи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менее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сложное,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чем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решение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исходной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задачи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минимизации.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Далее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процесс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повторяется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выполнения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сходимости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точке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безусловного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минимума.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результате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позволяет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минимизировать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семейство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квадратичных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аппроксимаций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исходного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функционала.</w:t>
      </w:r>
      <w:r w:rsidR="009E6A7F">
        <w:rPr>
          <w:color w:val="000000" w:themeColor="text1"/>
          <w:sz w:val="28"/>
          <w:szCs w:val="28"/>
        </w:rPr>
        <w:t xml:space="preserve"> </w:t>
      </w:r>
    </w:p>
    <w:p w14:paraId="120617FA" w14:textId="05B2ADB8" w:rsidR="002F78FF" w:rsidRDefault="002F78FF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силу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строгой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выпуклости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φ(x)</m:t>
        </m:r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аппроксимирующие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(точнее,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семейство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новых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функций)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будут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также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выпуклыми.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Поэтому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можно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определить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единственный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минимум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аппроксимирующих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условия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стационарности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box>
          <m:boxPr>
            <m:diff m:val="1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ox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dψ(x)/</m:t>
            </m:r>
            <m:box>
              <m:boxPr>
                <m:diff m:val="1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box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dx</m:t>
                </m:r>
              </m:e>
            </m:box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=0</m:t>
            </m:r>
          </m:e>
        </m:box>
      </m:oMath>
      <w:r w:rsidRPr="002F78FF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используемого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вычисления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направлений:</w:t>
      </w:r>
    </w:p>
    <w:p w14:paraId="3DA92B94" w14:textId="218995EE" w:rsidR="00534054" w:rsidRPr="006873BC" w:rsidRDefault="00534054" w:rsidP="0009321F">
      <w:pPr>
        <w:pStyle w:val="a6"/>
        <w:spacing w:before="0" w:beforeAutospacing="0" w:after="0" w:afterAutospacing="0"/>
        <w:jc w:val="both"/>
        <w:rPr>
          <w:i/>
          <w:sz w:val="28"/>
          <w:szCs w:val="28"/>
          <w:lang w:val="en-US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534054" w14:paraId="465821AB" w14:textId="77777777" w:rsidTr="00534054">
        <w:tc>
          <w:tcPr>
            <w:tcW w:w="9214" w:type="dxa"/>
          </w:tcPr>
          <w:p w14:paraId="1DF9AAA7" w14:textId="36498A40" w:rsidR="00534054" w:rsidRPr="00282A72" w:rsidRDefault="00534054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=x-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φ ́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φ ̋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⋅(x-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469" w:type="dxa"/>
          </w:tcPr>
          <w:p w14:paraId="0E149300" w14:textId="60561517" w:rsidR="00534054" w:rsidRPr="00282A72" w:rsidRDefault="00534054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4.6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027357A1" w14:textId="77777777" w:rsidR="006873BC" w:rsidRPr="009106A4" w:rsidRDefault="006873BC" w:rsidP="0009321F">
      <w:pPr>
        <w:pStyle w:val="a6"/>
        <w:spacing w:before="0" w:beforeAutospacing="0" w:after="0" w:afterAutospacing="0"/>
        <w:jc w:val="both"/>
        <w:rPr>
          <w:i/>
          <w:color w:val="000000" w:themeColor="text1"/>
          <w:sz w:val="28"/>
          <w:szCs w:val="28"/>
        </w:rPr>
      </w:pPr>
    </w:p>
    <w:p w14:paraId="3FDD08ED" w14:textId="19BBD9E1" w:rsidR="002F78FF" w:rsidRDefault="002F78FF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="00BA3981">
        <w:rPr>
          <w:color w:val="000000" w:themeColor="text1"/>
          <w:sz w:val="28"/>
          <w:szCs w:val="28"/>
        </w:rPr>
        <w:t>(4.6)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направление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определяется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равенством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=-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 ̋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]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 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2F78FF">
        <w:rPr>
          <w:i/>
          <w:iCs/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что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позволяет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получить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общую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схему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метода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Ньютона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виде</w:t>
      </w:r>
      <w:r w:rsidR="00BA3981">
        <w:rPr>
          <w:color w:val="000000" w:themeColor="text1"/>
          <w:sz w:val="28"/>
          <w:szCs w:val="28"/>
        </w:rPr>
        <w:t xml:space="preserve"> (4.7).</w:t>
      </w:r>
    </w:p>
    <w:p w14:paraId="7E775DC1" w14:textId="38B5D472" w:rsidR="00BD7EE4" w:rsidRPr="00F61A2D" w:rsidRDefault="00BD7EE4" w:rsidP="0009321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7"/>
        <w:gridCol w:w="816"/>
      </w:tblGrid>
      <w:tr w:rsidR="00BD7EE4" w14:paraId="2BB10D0F" w14:textId="77777777" w:rsidTr="00BD7EE4">
        <w:tc>
          <w:tcPr>
            <w:tcW w:w="9214" w:type="dxa"/>
            <w:vAlign w:val="center"/>
          </w:tcPr>
          <w:p w14:paraId="4454ADF9" w14:textId="32A3E3AB" w:rsidR="00BD7EE4" w:rsidRPr="00282A72" w:rsidRDefault="00BD7EE4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[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φ ̋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]</m:t>
                    </m:r>
                  </m:e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φ ́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469" w:type="dxa"/>
            <w:vAlign w:val="center"/>
          </w:tcPr>
          <w:p w14:paraId="7FA302D8" w14:textId="23C7A92B" w:rsidR="00BD7EE4" w:rsidRPr="00282A72" w:rsidRDefault="00BD7EE4" w:rsidP="00282A72">
            <w:pPr>
              <w:pStyle w:val="ad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4.7</m:t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5277DDE7" w14:textId="77777777" w:rsidR="00F61A2D" w:rsidRPr="001E54AF" w:rsidRDefault="00F61A2D" w:rsidP="0009321F">
      <w:pPr>
        <w:pStyle w:val="a6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</w:p>
    <w:p w14:paraId="1C54D4E1" w14:textId="03DAEB7E" w:rsidR="002F78FF" w:rsidRPr="00CF6F87" w:rsidRDefault="002F78FF" w:rsidP="00F61A2D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Совокупность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шагов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алгоритма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имеет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следующий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вид:</w:t>
      </w:r>
      <w:r w:rsidR="009E6A7F">
        <w:rPr>
          <w:color w:val="000000" w:themeColor="text1"/>
          <w:sz w:val="28"/>
          <w:szCs w:val="28"/>
        </w:rPr>
        <w:t xml:space="preserve"> </w:t>
      </w:r>
      <w:r w:rsidR="00CF6F87" w:rsidRPr="00CF6F87">
        <w:rPr>
          <w:color w:val="000000" w:themeColor="text1"/>
          <w:sz w:val="28"/>
          <w:szCs w:val="28"/>
        </w:rPr>
        <w:t>[4]</w:t>
      </w:r>
    </w:p>
    <w:p w14:paraId="03A8E541" w14:textId="55FC29F8" w:rsidR="002F78FF" w:rsidRPr="002F78FF" w:rsidRDefault="002F78FF" w:rsidP="00BD7EE4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1.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Выбирается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точка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2F78FF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Полагается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2F78FF">
        <w:rPr>
          <w:i/>
          <w:iCs/>
          <w:color w:val="000000" w:themeColor="text1"/>
          <w:sz w:val="28"/>
          <w:szCs w:val="28"/>
        </w:rPr>
        <w:t>=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2F78FF">
        <w:rPr>
          <w:color w:val="000000" w:themeColor="text1"/>
          <w:sz w:val="28"/>
          <w:szCs w:val="28"/>
        </w:rPr>
        <w:t>.</w:t>
      </w:r>
    </w:p>
    <w:p w14:paraId="016F961B" w14:textId="282735D2" w:rsidR="002F78FF" w:rsidRPr="002F78FF" w:rsidRDefault="002F78FF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2.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Выбирается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произвольное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число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α</m:t>
        </m:r>
      </m:oMath>
      <w:r w:rsidRPr="002F78FF">
        <w:rPr>
          <w:color w:val="000000" w:themeColor="text1"/>
          <w:sz w:val="28"/>
          <w:szCs w:val="28"/>
        </w:rPr>
        <w:t>.</w:t>
      </w:r>
    </w:p>
    <w:p w14:paraId="30DE32B8" w14:textId="7A7161C6" w:rsidR="002F78FF" w:rsidRPr="002F78FF" w:rsidRDefault="002F78FF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3.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Вычисляется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вектор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+ α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2F78FF">
        <w:rPr>
          <w:i/>
          <w:iCs/>
          <w:color w:val="000000" w:themeColor="text1"/>
          <w:sz w:val="28"/>
          <w:szCs w:val="28"/>
        </w:rPr>
        <w:t>.</w:t>
      </w:r>
    </w:p>
    <w:p w14:paraId="574C9D6D" w14:textId="5FBEE762" w:rsidR="002F78FF" w:rsidRPr="002F78FF" w:rsidRDefault="002F78FF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4.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Вычисляется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функционал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2F78FF">
        <w:rPr>
          <w:color w:val="000000" w:themeColor="text1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</m:oMath>
      <w:r w:rsidRPr="002F78FF">
        <w:rPr>
          <w:color w:val="000000" w:themeColor="text1"/>
          <w:sz w:val="28"/>
          <w:szCs w:val="28"/>
        </w:rPr>
        <w:t>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=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2F78FF">
        <w:rPr>
          <w:i/>
          <w:iCs/>
          <w:color w:val="000000" w:themeColor="text1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+ α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2F78FF">
        <w:rPr>
          <w:color w:val="000000" w:themeColor="text1"/>
          <w:sz w:val="28"/>
          <w:szCs w:val="28"/>
        </w:rPr>
        <w:t>).</w:t>
      </w:r>
    </w:p>
    <w:p w14:paraId="3140491C" w14:textId="5C8AC0CF" w:rsidR="002F78FF" w:rsidRPr="002F78FF" w:rsidRDefault="002F78FF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5.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Если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)-</m:t>
        </m:r>
        <m:r>
          <w:rPr>
            <w:rFonts w:ascii="Cambria Math" w:hAnsi="Cambria Math"/>
            <w:sz w:val="28"/>
            <w:szCs w:val="28"/>
          </w:rPr>
          <m:t>φ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)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&lt;εα(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 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),</m:t>
        </m:r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значение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α</m:t>
        </m:r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принимается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качестве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исходного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α</m:t>
        </m:r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далее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1673C0" w:rsidRPr="001673C0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переход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шагу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6,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иначе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производится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lastRenderedPageBreak/>
        <w:t>уменьшение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(путем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умножения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множитель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:0&lt;q&lt;1</m:t>
        </m:r>
      </m:oMath>
      <w:r w:rsidRPr="002F78FF">
        <w:rPr>
          <w:color w:val="000000" w:themeColor="text1"/>
          <w:sz w:val="28"/>
          <w:szCs w:val="28"/>
        </w:rPr>
        <w:t>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затем</w:t>
      </w:r>
      <w:r w:rsidR="009E6A7F">
        <w:rPr>
          <w:color w:val="000000" w:themeColor="text1"/>
          <w:sz w:val="28"/>
          <w:szCs w:val="28"/>
        </w:rPr>
        <w:t xml:space="preserve"> </w:t>
      </w:r>
      <w:r w:rsidR="001673C0" w:rsidRPr="001673C0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переход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шагу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4.</w:t>
      </w:r>
    </w:p>
    <w:p w14:paraId="0A41858D" w14:textId="56912FBC" w:rsidR="002F78FF" w:rsidRDefault="002F78FF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6.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Вычисляется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очередное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приближение:</w:t>
      </w:r>
    </w:p>
    <w:p w14:paraId="1AE1182A" w14:textId="77777777" w:rsidR="0007398A" w:rsidRPr="002F78FF" w:rsidRDefault="0007398A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</w:p>
    <w:p w14:paraId="0EAD258D" w14:textId="4868C711" w:rsidR="002F78FF" w:rsidRPr="0007398A" w:rsidRDefault="00CD0EE5" w:rsidP="0009321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̋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]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76A9BFC6" w14:textId="77777777" w:rsidR="0007398A" w:rsidRPr="002F78FF" w:rsidRDefault="0007398A" w:rsidP="0009321F">
      <w:pPr>
        <w:pStyle w:val="a6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</w:p>
    <w:p w14:paraId="5CDF3DFA" w14:textId="18F3AD44" w:rsidR="001673C0" w:rsidRPr="00013583" w:rsidRDefault="002F78FF" w:rsidP="006873BC">
      <w:pPr>
        <w:pStyle w:val="a6"/>
        <w:spacing w:before="0" w:beforeAutospacing="0" w:after="0" w:afterAutospacing="0"/>
        <w:ind w:firstLine="708"/>
        <w:jc w:val="both"/>
        <w:rPr>
          <w:rFonts w:ascii="Cambria Math" w:hAnsi="Cambria Math"/>
          <w:color w:val="000000" w:themeColor="text1"/>
          <w:sz w:val="28"/>
          <w:szCs w:val="28"/>
          <w:oMath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7.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Проверяется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условие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стационарности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||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 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||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)&lt;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δ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 где δ&gt;0 </m:t>
        </m:r>
      </m:oMath>
      <w:r w:rsidR="00013583" w:rsidRPr="00013583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малое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число.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Если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||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 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||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&lt;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δ</m:t>
        </m:r>
      </m:oMath>
      <w:r w:rsidRPr="002F78FF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далее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013583" w:rsidRPr="00013583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переход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шагу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8,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иначе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013583" w:rsidRPr="00013583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шагу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2,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положив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</m:oMath>
      <w:r w:rsidRPr="002F78FF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</w:p>
    <w:p w14:paraId="739C79A2" w14:textId="19CED703" w:rsidR="002F78FF" w:rsidRPr="002F78FF" w:rsidRDefault="002F78FF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8.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Останов</w:t>
      </w:r>
      <w:r w:rsidR="001673C0">
        <w:rPr>
          <w:color w:val="000000" w:themeColor="text1"/>
          <w:sz w:val="28"/>
          <w:szCs w:val="28"/>
        </w:rPr>
        <w:t>ка</w:t>
      </w:r>
      <w:r w:rsidRPr="002F78FF">
        <w:rPr>
          <w:color w:val="000000" w:themeColor="text1"/>
          <w:sz w:val="28"/>
          <w:szCs w:val="28"/>
        </w:rPr>
        <w:t>.</w:t>
      </w:r>
    </w:p>
    <w:p w14:paraId="6904F12F" w14:textId="0A13A8CB" w:rsidR="00027A00" w:rsidRDefault="002F78FF" w:rsidP="00F61A2D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произвольной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(но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выпуклой)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имеет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место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асимптотическая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сходимость.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квадратичной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Ньютона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доставляет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минимум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за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один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шаг.</w:t>
      </w:r>
    </w:p>
    <w:p w14:paraId="09B01910" w14:textId="4F355A6D" w:rsidR="00A5461E" w:rsidRPr="00A5461E" w:rsidRDefault="00A5461E" w:rsidP="006873BC">
      <w:pPr>
        <w:shd w:val="clear" w:color="auto" w:fill="FFFFFF"/>
        <w:spacing w:line="360" w:lineRule="atLeast"/>
        <w:ind w:firstLine="708"/>
        <w:jc w:val="both"/>
        <w:rPr>
          <w:color w:val="000000"/>
          <w:sz w:val="28"/>
          <w:szCs w:val="28"/>
        </w:rPr>
      </w:pPr>
      <w:r w:rsidRPr="00A5461E">
        <w:rPr>
          <w:color w:val="000000"/>
          <w:sz w:val="28"/>
          <w:szCs w:val="28"/>
        </w:rPr>
        <w:t>К недостаткам метода Ньютона следует отнести его локальность, поскольку он гарантированно сходится при произвольном стартовом приближении только, если везде выполнено условие </w:t>
      </w:r>
      <m:oMath>
        <m:r>
          <w:rPr>
            <w:rFonts w:ascii="Cambria Math" w:hAnsi="Cambria Math"/>
            <w:color w:val="000000"/>
            <w:sz w:val="28"/>
            <w:szCs w:val="28"/>
          </w:rPr>
          <m:t>| ƒ ƒ  ̋ |/(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ƒ  ́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)&lt;1</m:t>
        </m:r>
      </m:oMath>
      <w:r w:rsidRPr="00A5461E">
        <w:rPr>
          <w:color w:val="000000"/>
          <w:sz w:val="28"/>
          <w:szCs w:val="28"/>
        </w:rPr>
        <w:t>, в противной ситуации сходимость есть лишь в некоторой окрестности корня.</w:t>
      </w:r>
    </w:p>
    <w:p w14:paraId="76803D50" w14:textId="4513A845" w:rsidR="009A0FD6" w:rsidRDefault="009A0FD6" w:rsidP="00F61A2D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</w:p>
    <w:p w14:paraId="1E2B481E" w14:textId="4AEBF98D" w:rsidR="009A0FD6" w:rsidRDefault="0007398A" w:rsidP="00F61A2D">
      <w:pPr>
        <w:pStyle w:val="a6"/>
        <w:spacing w:before="0" w:beforeAutospacing="0" w:after="0" w:afterAutospacing="0"/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4</w:t>
      </w:r>
      <w:r w:rsidR="009A0FD6" w:rsidRPr="009A0FD6">
        <w:rPr>
          <w:b/>
          <w:bCs/>
          <w:color w:val="000000"/>
          <w:sz w:val="28"/>
          <w:szCs w:val="28"/>
        </w:rPr>
        <w:t>.4 Пример использования метода Ньютона</w:t>
      </w:r>
    </w:p>
    <w:p w14:paraId="07F111CC" w14:textId="46447642" w:rsidR="009A0FD6" w:rsidRDefault="009A0FD6" w:rsidP="00F61A2D">
      <w:pPr>
        <w:pStyle w:val="a6"/>
        <w:spacing w:before="0" w:beforeAutospacing="0" w:after="0" w:afterAutospacing="0"/>
        <w:ind w:firstLine="708"/>
        <w:jc w:val="both"/>
        <w:rPr>
          <w:b/>
          <w:bCs/>
          <w:color w:val="000000"/>
          <w:sz w:val="28"/>
          <w:szCs w:val="28"/>
        </w:rPr>
      </w:pPr>
    </w:p>
    <w:p w14:paraId="41189460" w14:textId="5DA52574" w:rsidR="00906E17" w:rsidRPr="00A5461E" w:rsidRDefault="00906E17" w:rsidP="00906E17">
      <w:pPr>
        <w:ind w:firstLine="708"/>
        <w:rPr>
          <w:color w:val="000000" w:themeColor="text1"/>
          <w:sz w:val="28"/>
          <w:szCs w:val="28"/>
        </w:rPr>
      </w:pPr>
      <w:r w:rsidRPr="00906E17">
        <w:rPr>
          <w:color w:val="000000" w:themeColor="text1"/>
          <w:sz w:val="28"/>
          <w:szCs w:val="28"/>
        </w:rPr>
        <w:t>Вычислить минимум квадратичной функции</w:t>
      </w:r>
      <w:r w:rsidR="00791C08" w:rsidRPr="00A5461E">
        <w:rPr>
          <w:color w:val="000000" w:themeColor="text1"/>
          <w:sz w:val="28"/>
          <w:szCs w:val="28"/>
        </w:rPr>
        <w:t>: [4]</w:t>
      </w:r>
    </w:p>
    <w:p w14:paraId="2E2FB65B" w14:textId="77777777" w:rsidR="00906E17" w:rsidRPr="00906E17" w:rsidRDefault="00906E17" w:rsidP="00906E17">
      <w:pPr>
        <w:ind w:firstLine="708"/>
        <w:rPr>
          <w:color w:val="000000" w:themeColor="text1"/>
          <w:sz w:val="28"/>
          <w:szCs w:val="28"/>
        </w:rPr>
      </w:pPr>
    </w:p>
    <w:p w14:paraId="6700F207" w14:textId="77738D68" w:rsidR="00906E17" w:rsidRPr="00906E17" w:rsidRDefault="00906E17" w:rsidP="00906E17">
      <w:pPr>
        <w:rPr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φ(x)=51+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-14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.</m:t>
          </m:r>
        </m:oMath>
      </m:oMathPara>
    </w:p>
    <w:p w14:paraId="2704D282" w14:textId="77777777" w:rsidR="00906E17" w:rsidRPr="00906E17" w:rsidRDefault="00906E17" w:rsidP="00906E17">
      <w:pPr>
        <w:rPr>
          <w:i/>
          <w:color w:val="000000" w:themeColor="text1"/>
          <w:sz w:val="28"/>
          <w:szCs w:val="28"/>
        </w:rPr>
      </w:pPr>
    </w:p>
    <w:p w14:paraId="2A51D780" w14:textId="77777777" w:rsidR="00906E17" w:rsidRPr="00906E17" w:rsidRDefault="00906E17" w:rsidP="00906E17">
      <w:pPr>
        <w:ind w:firstLine="708"/>
        <w:rPr>
          <w:color w:val="000000" w:themeColor="text1"/>
          <w:sz w:val="28"/>
          <w:szCs w:val="28"/>
        </w:rPr>
      </w:pPr>
      <w:r w:rsidRPr="00906E17">
        <w:rPr>
          <w:color w:val="000000" w:themeColor="text1"/>
          <w:sz w:val="28"/>
          <w:szCs w:val="28"/>
        </w:rPr>
        <w:t>Решение. Для минимизации можно воспользоваться алгоритмом метола Ньютона.</w:t>
      </w:r>
    </w:p>
    <w:p w14:paraId="1E624D57" w14:textId="7A121587" w:rsidR="00906E17" w:rsidRDefault="00906E17" w:rsidP="00906E17">
      <w:pPr>
        <w:ind w:firstLine="708"/>
        <w:rPr>
          <w:color w:val="000000" w:themeColor="text1"/>
          <w:sz w:val="28"/>
          <w:szCs w:val="28"/>
        </w:rPr>
      </w:pPr>
      <w:r w:rsidRPr="00906E17">
        <w:rPr>
          <w:color w:val="000000" w:themeColor="text1"/>
          <w:sz w:val="28"/>
          <w:szCs w:val="28"/>
        </w:rPr>
        <w:t>Шаг 1. Выбирается вектор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(2,0, 5,0)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906E17">
        <w:rPr>
          <w:color w:val="000000" w:themeColor="text1"/>
          <w:sz w:val="28"/>
          <w:szCs w:val="28"/>
        </w:rPr>
        <w:t xml:space="preserve">. </w:t>
      </w:r>
    </w:p>
    <w:p w14:paraId="20C524FD" w14:textId="6A088BA2" w:rsidR="00906E17" w:rsidRPr="00906E17" w:rsidRDefault="00906E17" w:rsidP="00906E17">
      <w:pPr>
        <w:ind w:firstLine="708"/>
        <w:rPr>
          <w:color w:val="000000" w:themeColor="text1"/>
          <w:sz w:val="28"/>
          <w:szCs w:val="28"/>
        </w:rPr>
      </w:pPr>
      <w:r w:rsidRPr="00906E17">
        <w:rPr>
          <w:color w:val="000000" w:themeColor="text1"/>
          <w:sz w:val="28"/>
          <w:szCs w:val="28"/>
        </w:rPr>
        <w:t xml:space="preserve">Шаг 2. Полагаем </w:t>
      </w:r>
      <w:r>
        <w:rPr>
          <w:color w:val="000000" w:themeColor="text1"/>
          <w:sz w:val="28"/>
          <w:szCs w:val="28"/>
        </w:rPr>
        <w:t>α</w:t>
      </w:r>
      <w:r w:rsidRPr="00906E17">
        <w:rPr>
          <w:color w:val="000000" w:themeColor="text1"/>
          <w:sz w:val="28"/>
          <w:szCs w:val="28"/>
        </w:rPr>
        <w:t xml:space="preserve"> = 1,0.</w:t>
      </w:r>
    </w:p>
    <w:p w14:paraId="4628CF6F" w14:textId="4E2E0E99" w:rsidR="00906E17" w:rsidRPr="00906E17" w:rsidRDefault="00906E17" w:rsidP="00906E17">
      <w:pPr>
        <w:ind w:firstLine="708"/>
        <w:rPr>
          <w:color w:val="000000" w:themeColor="text1"/>
          <w:sz w:val="28"/>
          <w:szCs w:val="28"/>
        </w:rPr>
      </w:pPr>
      <w:r w:rsidRPr="00906E17">
        <w:rPr>
          <w:color w:val="000000" w:themeColor="text1"/>
          <w:sz w:val="28"/>
          <w:szCs w:val="28"/>
        </w:rPr>
        <w:t xml:space="preserve">Шаг 3. Вычисляется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α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k</m:t>
            </m:r>
          </m:sub>
        </m:sSub>
      </m:oMath>
      <w:r w:rsidRPr="00906E17">
        <w:rPr>
          <w:color w:val="000000" w:themeColor="text1"/>
          <w:sz w:val="28"/>
          <w:szCs w:val="28"/>
        </w:rPr>
        <w:t xml:space="preserve"> где направление</w:t>
      </w:r>
      <w:r w:rsidR="00791C08" w:rsidRPr="00791C08">
        <w:rPr>
          <w:color w:val="000000" w:themeColor="text1"/>
          <w:sz w:val="28"/>
          <w:szCs w:val="28"/>
        </w:rPr>
        <w:t>:</w:t>
      </w:r>
    </w:p>
    <w:p w14:paraId="26AAA0C7" w14:textId="717E607D" w:rsidR="00906E17" w:rsidRDefault="00906E17" w:rsidP="00906E17">
      <w:pPr>
        <w:rPr>
          <w:noProof/>
          <w:color w:val="000000" w:themeColor="text1"/>
          <w:sz w:val="28"/>
          <w:szCs w:val="28"/>
        </w:rPr>
      </w:pPr>
    </w:p>
    <w:p w14:paraId="18488CB4" w14:textId="22B436A7" w:rsidR="00906E17" w:rsidRPr="002C7173" w:rsidRDefault="00CD0EE5" w:rsidP="00906E17">
      <w:pPr>
        <w:rPr>
          <w:i/>
          <w:noProof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8"/>
              <w:szCs w:val="28"/>
              <w:lang w:val="en-US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φ</m:t>
                  </m:r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 xml:space="preserve"> ̋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]</m:t>
              </m:r>
            </m:e>
            <m:sup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φ</m:t>
              </m:r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 xml:space="preserve"> ́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-14</m:t>
                  </m:r>
                </m:e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-2</m:t>
                  </m:r>
                </m:e>
              </m:eqArr>
            </m:e>
          </m:d>
          <m:r>
            <w:rPr>
              <w:rFonts w:ascii="Cambria Math" w:hAnsi="Cambria Math"/>
              <w:noProof/>
              <w:color w:val="000000" w:themeColor="text1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-4</m:t>
                  </m:r>
                </m:e>
              </m:eqArr>
            </m:e>
          </m:d>
          <m:r>
            <w:rPr>
              <w:rFonts w:ascii="Cambria Math" w:hAnsi="Cambria Math"/>
              <w:noProof/>
              <w:color w:val="000000" w:themeColor="text1"/>
              <w:sz w:val="28"/>
              <w:szCs w:val="28"/>
              <w:lang w:val="en-US"/>
            </w:rPr>
            <m:t>.</m:t>
          </m:r>
        </m:oMath>
      </m:oMathPara>
    </w:p>
    <w:p w14:paraId="7D501A84" w14:textId="77777777" w:rsidR="00906E17" w:rsidRPr="00906E17" w:rsidRDefault="00906E17" w:rsidP="00906E17">
      <w:pPr>
        <w:rPr>
          <w:color w:val="000000" w:themeColor="text1"/>
          <w:sz w:val="28"/>
          <w:szCs w:val="28"/>
        </w:rPr>
      </w:pPr>
    </w:p>
    <w:p w14:paraId="6FCA603A" w14:textId="5F3A19E1" w:rsidR="00BE45D4" w:rsidRPr="00D71C20" w:rsidRDefault="00906E17" w:rsidP="00D71C20">
      <w:pPr>
        <w:ind w:firstLine="708"/>
        <w:rPr>
          <w:color w:val="000000" w:themeColor="text1"/>
          <w:sz w:val="28"/>
          <w:szCs w:val="28"/>
        </w:rPr>
      </w:pPr>
      <w:r w:rsidRPr="00906E17">
        <w:rPr>
          <w:color w:val="000000" w:themeColor="text1"/>
          <w:sz w:val="28"/>
          <w:szCs w:val="28"/>
        </w:rPr>
        <w:t xml:space="preserve">В результате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(2,0, 5,0)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(5,0, -4,0)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(7,0, 1,0)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</m:oMath>
      <w:r w:rsidR="00791C08">
        <w:rPr>
          <w:color w:val="000000" w:themeColor="text1"/>
          <w:sz w:val="28"/>
          <w:szCs w:val="28"/>
        </w:rPr>
        <w:t xml:space="preserve"> </w:t>
      </w:r>
      <w:r w:rsidRPr="00906E17">
        <w:rPr>
          <w:color w:val="000000" w:themeColor="text1"/>
          <w:sz w:val="28"/>
          <w:szCs w:val="28"/>
        </w:rPr>
        <w:t>решение задачи, доставляющее минимум заданному функционалу.</w:t>
      </w:r>
      <w:r w:rsidR="00BE45D4">
        <w:rPr>
          <w:b/>
          <w:bCs/>
          <w:color w:val="000000" w:themeColor="text1"/>
          <w:sz w:val="28"/>
          <w:szCs w:val="28"/>
        </w:rPr>
        <w:br w:type="page"/>
      </w:r>
    </w:p>
    <w:p w14:paraId="75051227" w14:textId="6121187B" w:rsidR="00ED3CCB" w:rsidRDefault="00ED3CCB" w:rsidP="00BF0453">
      <w:pPr>
        <w:pStyle w:val="a6"/>
        <w:spacing w:before="0" w:beforeAutospacing="0" w:after="0" w:afterAutospacing="0"/>
        <w:jc w:val="center"/>
        <w:rPr>
          <w:b/>
          <w:bCs/>
          <w:color w:val="000000"/>
          <w:sz w:val="32"/>
          <w:szCs w:val="32"/>
        </w:rPr>
      </w:pPr>
      <w:r w:rsidRPr="00640EF6">
        <w:rPr>
          <w:b/>
          <w:bCs/>
          <w:color w:val="000000"/>
          <w:sz w:val="32"/>
          <w:szCs w:val="32"/>
        </w:rPr>
        <w:lastRenderedPageBreak/>
        <w:t>СПИСОК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Pr="00640EF6">
        <w:rPr>
          <w:b/>
          <w:bCs/>
          <w:color w:val="000000"/>
          <w:sz w:val="32"/>
          <w:szCs w:val="32"/>
        </w:rPr>
        <w:t>ИСПОЛЬЗОВАННЫХ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Pr="00640EF6">
        <w:rPr>
          <w:b/>
          <w:bCs/>
          <w:color w:val="000000"/>
          <w:sz w:val="32"/>
          <w:szCs w:val="32"/>
        </w:rPr>
        <w:t>ИСТОЧНИКОВ</w:t>
      </w:r>
    </w:p>
    <w:p w14:paraId="4DB50072" w14:textId="77777777" w:rsidR="00BF0453" w:rsidRPr="00BF0453" w:rsidRDefault="00BF0453" w:rsidP="00BF0453">
      <w:pPr>
        <w:pStyle w:val="a6"/>
        <w:spacing w:before="0" w:beforeAutospacing="0" w:after="0" w:afterAutospacing="0"/>
        <w:jc w:val="center"/>
        <w:rPr>
          <w:sz w:val="28"/>
          <w:szCs w:val="28"/>
        </w:rPr>
      </w:pPr>
    </w:p>
    <w:p w14:paraId="673E9BFD" w14:textId="253D03B7" w:rsidR="00143ECF" w:rsidRPr="00C02043" w:rsidRDefault="0053396F" w:rsidP="00BF0453">
      <w:pPr>
        <w:ind w:firstLine="708"/>
        <w:jc w:val="both"/>
        <w:rPr>
          <w:sz w:val="28"/>
          <w:szCs w:val="28"/>
        </w:rPr>
      </w:pPr>
      <w:r w:rsidRPr="00C02043">
        <w:rPr>
          <w:sz w:val="28"/>
          <w:szCs w:val="28"/>
        </w:rPr>
        <w:t>[1]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Стельмашонок,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Е.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Моделирование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процессов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систем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учебник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практикум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академического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бакалавриата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/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Е.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Стельмашонок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[и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др.]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;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под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ред.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Е.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Стельмашонок.</w:t>
      </w:r>
      <w:r w:rsidR="009E6A7F">
        <w:rPr>
          <w:sz w:val="28"/>
          <w:szCs w:val="28"/>
        </w:rPr>
        <w:t xml:space="preserve"> </w:t>
      </w:r>
      <w:r w:rsidR="00EA385D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М.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Издательство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Юрайт,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2017.</w:t>
      </w:r>
      <w:r w:rsidR="009E6A7F">
        <w:rPr>
          <w:sz w:val="28"/>
          <w:szCs w:val="28"/>
        </w:rPr>
        <w:t xml:space="preserve"> </w:t>
      </w:r>
      <w:r w:rsidR="00EA385D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289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с.</w:t>
      </w:r>
      <w:r w:rsidR="009E6A7F">
        <w:rPr>
          <w:sz w:val="28"/>
          <w:szCs w:val="28"/>
        </w:rPr>
        <w:t xml:space="preserve"> </w:t>
      </w:r>
      <w:r w:rsidR="00EA385D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(Серия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Бакалавр.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Академический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курс).</w:t>
      </w:r>
    </w:p>
    <w:p w14:paraId="7C1F0AC3" w14:textId="49A31FFD" w:rsidR="00143ECF" w:rsidRPr="00C02043" w:rsidRDefault="00143ECF" w:rsidP="00BF0453">
      <w:pPr>
        <w:ind w:firstLine="708"/>
        <w:jc w:val="both"/>
        <w:rPr>
          <w:color w:val="000000"/>
          <w:sz w:val="28"/>
          <w:szCs w:val="28"/>
        </w:rPr>
      </w:pPr>
      <w:r w:rsidRPr="00C02043">
        <w:rPr>
          <w:rStyle w:val="ft12"/>
          <w:color w:val="000000"/>
          <w:sz w:val="28"/>
          <w:szCs w:val="28"/>
        </w:rPr>
        <w:t>[2]</w:t>
      </w:r>
      <w:r w:rsidR="009E6A7F">
        <w:rPr>
          <w:rStyle w:val="ft12"/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Петухов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О.А.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Моделирование: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cистемное,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имитационное,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аналитическое: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учеб.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пособие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/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О.А.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Петухов,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А.В.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Морозов,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Е.О.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Петухова.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–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2-е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изд.,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испр.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доп.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–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СПб.: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Изд-во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СЗТУ,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2008.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–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288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с.</w:t>
      </w:r>
    </w:p>
    <w:p w14:paraId="55C0BDD4" w14:textId="79E68C84" w:rsidR="00B54F24" w:rsidRPr="00C02043" w:rsidRDefault="00143ECF" w:rsidP="00BF0453">
      <w:pPr>
        <w:pStyle w:val="p92"/>
        <w:spacing w:before="0" w:beforeAutospacing="0" w:after="0" w:afterAutospacing="0" w:line="360" w:lineRule="atLeast"/>
        <w:ind w:firstLine="708"/>
        <w:jc w:val="both"/>
        <w:rPr>
          <w:color w:val="000000"/>
          <w:sz w:val="28"/>
          <w:szCs w:val="28"/>
        </w:rPr>
      </w:pPr>
      <w:r w:rsidRPr="00C02043">
        <w:rPr>
          <w:color w:val="000000"/>
          <w:sz w:val="28"/>
          <w:szCs w:val="28"/>
        </w:rPr>
        <w:t>[3]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Бусленко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Н.П.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Моделирование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сложных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систем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/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Н.П.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Бусленко.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–М.: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Наука,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1978.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–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400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с.</w:t>
      </w:r>
    </w:p>
    <w:p w14:paraId="4ED0B2B8" w14:textId="11EF8037" w:rsidR="0056131D" w:rsidRPr="00C02043" w:rsidRDefault="0056131D" w:rsidP="00BF0453">
      <w:pPr>
        <w:ind w:firstLine="708"/>
        <w:jc w:val="both"/>
        <w:rPr>
          <w:sz w:val="28"/>
          <w:szCs w:val="28"/>
        </w:rPr>
      </w:pPr>
      <w:r w:rsidRPr="00C02043">
        <w:rPr>
          <w:sz w:val="28"/>
          <w:szCs w:val="28"/>
        </w:rPr>
        <w:t>[</w:t>
      </w:r>
      <w:r w:rsidR="00143ECF" w:rsidRPr="00C02043">
        <w:rPr>
          <w:sz w:val="28"/>
          <w:szCs w:val="28"/>
        </w:rPr>
        <w:t>4</w:t>
      </w:r>
      <w:r w:rsidRPr="00C02043">
        <w:rPr>
          <w:sz w:val="28"/>
          <w:szCs w:val="28"/>
        </w:rPr>
        <w:t>]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Волкова,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Н.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Моделирование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систем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процессов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учебник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академического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бакалавриата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/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ред.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Н.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Волковой,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Н.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Козлова.</w:t>
      </w:r>
      <w:r w:rsidR="009E6A7F">
        <w:rPr>
          <w:sz w:val="28"/>
          <w:szCs w:val="28"/>
        </w:rPr>
        <w:t xml:space="preserve"> </w:t>
      </w:r>
      <w:r w:rsidR="00EA385D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М.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Издательство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Юрайт,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2019.</w:t>
      </w:r>
      <w:r w:rsidR="009E6A7F">
        <w:rPr>
          <w:sz w:val="28"/>
          <w:szCs w:val="28"/>
        </w:rPr>
        <w:t xml:space="preserve"> </w:t>
      </w:r>
      <w:r w:rsidR="00EA385D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450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(Серия: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Бакалавр.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Академический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курс).</w:t>
      </w:r>
    </w:p>
    <w:p w14:paraId="38421938" w14:textId="2E0FE29C" w:rsidR="00F531DA" w:rsidRPr="00C02043" w:rsidRDefault="00F531DA" w:rsidP="00BF0453">
      <w:pPr>
        <w:ind w:firstLine="708"/>
        <w:jc w:val="both"/>
        <w:rPr>
          <w:sz w:val="28"/>
          <w:szCs w:val="28"/>
        </w:rPr>
      </w:pPr>
      <w:r w:rsidRPr="00C02043">
        <w:rPr>
          <w:sz w:val="28"/>
          <w:szCs w:val="28"/>
        </w:rPr>
        <w:t>[5]</w:t>
      </w:r>
      <w:r w:rsidR="00BF0453">
        <w:rPr>
          <w:color w:val="333333"/>
          <w:sz w:val="28"/>
          <w:szCs w:val="28"/>
        </w:rPr>
        <w:t xml:space="preserve"> </w:t>
      </w:r>
      <w:r w:rsidRPr="00C02043">
        <w:rPr>
          <w:sz w:val="28"/>
          <w:szCs w:val="28"/>
        </w:rPr>
        <w:t>МАТЕМАТИЧЕСКИЕ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МЕТОДЫ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ИССЛЕДОВАНИЯ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ЭКОНОМИКИ</w:t>
      </w:r>
      <w:r w:rsidR="009E6A7F">
        <w:rPr>
          <w:sz w:val="28"/>
          <w:szCs w:val="28"/>
        </w:rPr>
        <w:t xml:space="preserve">  </w:t>
      </w:r>
      <w:r w:rsidRPr="00C02043">
        <w:rPr>
          <w:sz w:val="28"/>
          <w:szCs w:val="28"/>
        </w:rPr>
        <w:t>[Электронный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ресурс].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Режим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доступа: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  <w:lang w:val="en-US"/>
        </w:rPr>
        <w:t>https</w:t>
      </w:r>
      <w:r w:rsidRPr="00C02043">
        <w:rPr>
          <w:sz w:val="28"/>
          <w:szCs w:val="28"/>
        </w:rPr>
        <w:t>://</w:t>
      </w:r>
      <w:r w:rsidRPr="00C02043">
        <w:rPr>
          <w:sz w:val="28"/>
          <w:szCs w:val="28"/>
          <w:lang w:val="en-US"/>
        </w:rPr>
        <w:t>studfile</w:t>
      </w:r>
      <w:r w:rsidRPr="00C02043">
        <w:rPr>
          <w:sz w:val="28"/>
          <w:szCs w:val="28"/>
        </w:rPr>
        <w:t>.</w:t>
      </w:r>
      <w:r w:rsidRPr="00C02043">
        <w:rPr>
          <w:sz w:val="28"/>
          <w:szCs w:val="28"/>
          <w:lang w:val="en-US"/>
        </w:rPr>
        <w:t>net</w:t>
      </w:r>
      <w:r w:rsidRPr="00C02043">
        <w:rPr>
          <w:sz w:val="28"/>
          <w:szCs w:val="28"/>
        </w:rPr>
        <w:t>/</w:t>
      </w:r>
      <w:r w:rsidRPr="00C02043">
        <w:rPr>
          <w:sz w:val="28"/>
          <w:szCs w:val="28"/>
          <w:lang w:val="en-US"/>
        </w:rPr>
        <w:t>preview</w:t>
      </w:r>
      <w:r w:rsidRPr="00C02043">
        <w:rPr>
          <w:sz w:val="28"/>
          <w:szCs w:val="28"/>
        </w:rPr>
        <w:t>/4240963/</w:t>
      </w:r>
      <w:r w:rsidRPr="00C02043">
        <w:rPr>
          <w:sz w:val="28"/>
          <w:szCs w:val="28"/>
          <w:lang w:val="en-US"/>
        </w:rPr>
        <w:t>page</w:t>
      </w:r>
      <w:r w:rsidRPr="00C02043">
        <w:rPr>
          <w:sz w:val="28"/>
          <w:szCs w:val="28"/>
        </w:rPr>
        <w:t>:3/.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Дата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доступа: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29.10.2022</w:t>
      </w:r>
      <w:r w:rsidR="00073D89">
        <w:rPr>
          <w:sz w:val="28"/>
          <w:szCs w:val="28"/>
        </w:rPr>
        <w:t>.</w:t>
      </w:r>
    </w:p>
    <w:p w14:paraId="74E90C24" w14:textId="1289E644" w:rsidR="00640EF6" w:rsidRPr="00C02043" w:rsidRDefault="00640EF6" w:rsidP="00BF0453">
      <w:pPr>
        <w:ind w:firstLine="708"/>
        <w:jc w:val="both"/>
        <w:rPr>
          <w:sz w:val="28"/>
          <w:szCs w:val="28"/>
        </w:rPr>
      </w:pPr>
      <w:r w:rsidRPr="00C02043">
        <w:rPr>
          <w:sz w:val="28"/>
          <w:szCs w:val="28"/>
        </w:rPr>
        <w:t>[</w:t>
      </w:r>
      <w:r w:rsidR="00F531DA" w:rsidRPr="00C02043">
        <w:rPr>
          <w:sz w:val="28"/>
          <w:szCs w:val="28"/>
        </w:rPr>
        <w:t>6</w:t>
      </w:r>
      <w:r w:rsidRPr="00C02043">
        <w:rPr>
          <w:sz w:val="28"/>
          <w:szCs w:val="28"/>
        </w:rPr>
        <w:t>]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Кузнецов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Ю.А.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ИЗБРАННЫЕ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ГЛАВЫ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ИСЧИСЛЕНИЯ.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Кузнецов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Ю.А.,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Семенов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А.В.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Электронное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учебно-методическое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пособие.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Нижний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Новгород: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Нижегородский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госуниверситет,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2012.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69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с.</w:t>
      </w:r>
    </w:p>
    <w:p w14:paraId="20D51C46" w14:textId="6D120FD0" w:rsidR="00597E93" w:rsidRPr="00C02043" w:rsidRDefault="00597E93" w:rsidP="00BF0453">
      <w:pPr>
        <w:ind w:firstLine="708"/>
        <w:jc w:val="both"/>
        <w:rPr>
          <w:color w:val="000000" w:themeColor="text1"/>
          <w:sz w:val="28"/>
          <w:szCs w:val="28"/>
        </w:rPr>
      </w:pPr>
      <w:r w:rsidRPr="00C02043">
        <w:rPr>
          <w:color w:val="000000" w:themeColor="text1"/>
          <w:sz w:val="28"/>
          <w:szCs w:val="28"/>
        </w:rPr>
        <w:t>[</w:t>
      </w:r>
      <w:r w:rsidR="00F531DA" w:rsidRPr="00C02043">
        <w:rPr>
          <w:color w:val="000000" w:themeColor="text1"/>
          <w:sz w:val="28"/>
          <w:szCs w:val="28"/>
        </w:rPr>
        <w:t>7</w:t>
      </w:r>
      <w:r w:rsidRPr="00C02043">
        <w:rPr>
          <w:color w:val="000000" w:themeColor="text1"/>
          <w:sz w:val="28"/>
          <w:szCs w:val="28"/>
        </w:rPr>
        <w:t>]</w:t>
      </w:r>
      <w:r w:rsidR="009E6A7F">
        <w:rPr>
          <w:color w:val="000000" w:themeColor="text1"/>
          <w:sz w:val="28"/>
          <w:szCs w:val="28"/>
        </w:rPr>
        <w:t xml:space="preserve"> </w:t>
      </w:r>
      <w:r w:rsidR="00CE3A5B" w:rsidRPr="00C02043">
        <w:rPr>
          <w:color w:val="000000" w:themeColor="text1"/>
          <w:sz w:val="28"/>
          <w:szCs w:val="28"/>
        </w:rPr>
        <w:t>Веремеенко</w:t>
      </w:r>
      <w:r w:rsidR="009E6A7F">
        <w:rPr>
          <w:color w:val="000000" w:themeColor="text1"/>
          <w:sz w:val="28"/>
          <w:szCs w:val="28"/>
        </w:rPr>
        <w:t xml:space="preserve"> </w:t>
      </w:r>
      <w:r w:rsidR="00CE3A5B" w:rsidRPr="00C02043">
        <w:rPr>
          <w:color w:val="000000" w:themeColor="text1"/>
          <w:sz w:val="28"/>
          <w:szCs w:val="28"/>
        </w:rPr>
        <w:t>Т.</w:t>
      </w:r>
      <w:r w:rsidR="009E6A7F">
        <w:rPr>
          <w:color w:val="000000" w:themeColor="text1"/>
          <w:sz w:val="28"/>
          <w:szCs w:val="28"/>
        </w:rPr>
        <w:t xml:space="preserve"> </w:t>
      </w:r>
      <w:r w:rsidR="00CE3A5B" w:rsidRPr="00C02043">
        <w:rPr>
          <w:color w:val="000000" w:themeColor="text1"/>
          <w:sz w:val="28"/>
          <w:szCs w:val="28"/>
        </w:rPr>
        <w:t>В.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Высшая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математика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: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учеб.-метод.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пособие.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4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ч.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Ч.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4.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Математическое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программирование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/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авт.-сост.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Т.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В.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Веремеенко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;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под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ред.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Л.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Г.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Третьяковой.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2-е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изд.,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испр.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Минск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: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ГИУСТ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БГУ,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2010.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158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с</w:t>
      </w:r>
      <w:r w:rsidR="00073D89">
        <w:rPr>
          <w:color w:val="000000" w:themeColor="text1"/>
          <w:sz w:val="28"/>
          <w:szCs w:val="28"/>
        </w:rPr>
        <w:t>.</w:t>
      </w:r>
    </w:p>
    <w:p w14:paraId="39611708" w14:textId="68F58583" w:rsidR="00BE492E" w:rsidRPr="00C02043" w:rsidRDefault="00C869F9" w:rsidP="00BF0453">
      <w:pPr>
        <w:ind w:firstLine="708"/>
        <w:jc w:val="both"/>
        <w:rPr>
          <w:color w:val="000000" w:themeColor="text1"/>
          <w:sz w:val="28"/>
          <w:szCs w:val="28"/>
        </w:rPr>
      </w:pPr>
      <w:r w:rsidRPr="00C02043">
        <w:rPr>
          <w:sz w:val="28"/>
          <w:szCs w:val="28"/>
        </w:rPr>
        <w:t>[8]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Файловый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архив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студентов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[Электронный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ресурс].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Режим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доступа: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https://studfile.net/preview/4353455/.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Дата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доступа: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25.10.2022.</w:t>
      </w:r>
    </w:p>
    <w:p w14:paraId="542EEDC8" w14:textId="2EF7C734" w:rsidR="00C869F9" w:rsidRPr="00551308" w:rsidRDefault="00C869F9" w:rsidP="00D56B80">
      <w:pPr>
        <w:spacing w:before="120" w:after="120"/>
        <w:rPr>
          <w:color w:val="000000" w:themeColor="text1"/>
          <w:sz w:val="28"/>
          <w:szCs w:val="28"/>
        </w:rPr>
      </w:pPr>
    </w:p>
    <w:sectPr w:rsidR="00C869F9" w:rsidRPr="00551308" w:rsidSect="00073D89">
      <w:footerReference w:type="default" r:id="rId16"/>
      <w:pgSz w:w="12240" w:h="20160" w:code="5"/>
      <w:pgMar w:top="1134" w:right="851" w:bottom="1531" w:left="1701" w:header="709" w:footer="964" w:gutter="0"/>
      <w:cols w:space="708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Maxim Romaniuk" w:date="2022-11-07T09:33:00Z" w:initials="MR">
    <w:p w14:paraId="6BC4107A" w14:textId="349BE7B8" w:rsidR="00873253" w:rsidRDefault="00873253">
      <w:pPr>
        <w:pStyle w:val="af4"/>
      </w:pPr>
      <w:r>
        <w:rPr>
          <w:rStyle w:val="af3"/>
        </w:rPr>
        <w:annotationRef/>
      </w:r>
      <w:r>
        <w:t>Немного переформулировал главы</w:t>
      </w:r>
    </w:p>
  </w:comment>
  <w:comment w:id="5" w:author="Maxim Romaniuk" w:date="2022-11-07T09:35:00Z" w:initials="MR">
    <w:p w14:paraId="616E6D80" w14:textId="77777777" w:rsidR="00297E86" w:rsidRDefault="00297E86" w:rsidP="00297E86">
      <w:pPr>
        <w:pStyle w:val="af4"/>
      </w:pPr>
      <w:r>
        <w:rPr>
          <w:rStyle w:val="af3"/>
        </w:rPr>
        <w:annotationRef/>
      </w:r>
      <w:r>
        <w:rPr>
          <w:rStyle w:val="af3"/>
        </w:rPr>
        <w:annotationRef/>
      </w:r>
      <w:r>
        <w:t>Точка ставится после ссылки</w:t>
      </w:r>
    </w:p>
    <w:p w14:paraId="717BCABB" w14:textId="646BC334" w:rsidR="00297E86" w:rsidRDefault="00297E86">
      <w:pPr>
        <w:pStyle w:val="af4"/>
      </w:pPr>
    </w:p>
  </w:comment>
  <w:comment w:id="9" w:author="Maxim Romaniuk" w:date="2022-11-07T09:35:00Z" w:initials="MR">
    <w:p w14:paraId="7CB9ADF0" w14:textId="273BFD17" w:rsidR="00297E86" w:rsidRDefault="00297E86">
      <w:pPr>
        <w:pStyle w:val="af4"/>
      </w:pPr>
      <w:r>
        <w:rPr>
          <w:rStyle w:val="af3"/>
        </w:rPr>
        <w:annotationRef/>
      </w:r>
      <w:r>
        <w:rPr>
          <w:rStyle w:val="af3"/>
        </w:rPr>
        <w:annotationRef/>
      </w:r>
      <w:r>
        <w:t>Точка ставится после ссылки</w:t>
      </w:r>
    </w:p>
  </w:comment>
  <w:comment w:id="13" w:author="Maxim Romaniuk" w:date="2022-11-07T09:35:00Z" w:initials="MR">
    <w:p w14:paraId="21EF6B94" w14:textId="4F675199" w:rsidR="00297E86" w:rsidRDefault="00297E86">
      <w:pPr>
        <w:pStyle w:val="af4"/>
      </w:pPr>
      <w:r>
        <w:rPr>
          <w:rStyle w:val="af3"/>
        </w:rPr>
        <w:annotationRef/>
      </w:r>
      <w:r>
        <w:rPr>
          <w:rStyle w:val="af3"/>
        </w:rPr>
        <w:annotationRef/>
      </w:r>
      <w:r>
        <w:t>Точка ставится после ссылки</w:t>
      </w:r>
    </w:p>
  </w:comment>
  <w:comment w:id="18" w:author="Maxim Romaniuk" w:date="2022-11-07T09:35:00Z" w:initials="MR">
    <w:p w14:paraId="72D1D3D7" w14:textId="6D2D8948" w:rsidR="00297E86" w:rsidRDefault="00297E86">
      <w:pPr>
        <w:pStyle w:val="af4"/>
      </w:pPr>
      <w:r>
        <w:rPr>
          <w:rStyle w:val="af3"/>
        </w:rPr>
        <w:annotationRef/>
      </w:r>
      <w:r>
        <w:rPr>
          <w:rStyle w:val="af3"/>
        </w:rPr>
        <w:annotationRef/>
      </w:r>
      <w:r>
        <w:t>Точка ставится после ссылки</w:t>
      </w:r>
    </w:p>
  </w:comment>
  <w:comment w:id="25" w:author="Maxim Romaniuk" w:date="2022-11-07T09:34:00Z" w:initials="MR">
    <w:p w14:paraId="5A93648E" w14:textId="7B5E02A3" w:rsidR="00873253" w:rsidRDefault="00873253">
      <w:pPr>
        <w:pStyle w:val="af4"/>
      </w:pPr>
      <w:r>
        <w:rPr>
          <w:rStyle w:val="af3"/>
        </w:rPr>
        <w:annotationRef/>
      </w:r>
      <w:r>
        <w:t>Точка ставится после ссылки</w:t>
      </w:r>
    </w:p>
  </w:comment>
  <w:comment w:id="28" w:author="Maxim Romaniuk" w:date="2022-11-07T09:46:00Z" w:initials="MR">
    <w:p w14:paraId="0AD809CE" w14:textId="718879E4" w:rsidR="00D9341F" w:rsidRDefault="00D9341F">
      <w:pPr>
        <w:pStyle w:val="af4"/>
      </w:pPr>
      <w:r>
        <w:rPr>
          <w:rStyle w:val="af3"/>
        </w:rPr>
        <w:annotationRef/>
      </w:r>
      <w:r>
        <w:t>Текст пишется под текстом</w:t>
      </w:r>
      <w:r w:rsidR="00711A77">
        <w:t>, далее так же сделать</w:t>
      </w:r>
    </w:p>
  </w:comment>
  <w:comment w:id="34" w:author="Maxim Romaniuk" w:date="2022-11-07T10:09:00Z" w:initials="MR">
    <w:p w14:paraId="0351B7B1" w14:textId="5FEE04DA" w:rsidR="005249A6" w:rsidRDefault="005249A6">
      <w:pPr>
        <w:pStyle w:val="af4"/>
      </w:pPr>
      <w:r>
        <w:rPr>
          <w:rStyle w:val="af3"/>
        </w:rPr>
        <w:annotationRef/>
      </w:r>
      <w:r>
        <w:t xml:space="preserve">Можно сократить воду </w:t>
      </w:r>
      <w:r w:rsidR="007E030D">
        <w:t>про ученых и их годы жизни</w:t>
      </w:r>
    </w:p>
  </w:comment>
  <w:comment w:id="37" w:author="Maxim Romaniuk" w:date="2022-11-07T09:32:00Z" w:initials="MR">
    <w:p w14:paraId="27C92A51" w14:textId="01426908" w:rsidR="00873253" w:rsidRPr="00873253" w:rsidRDefault="00655330">
      <w:pPr>
        <w:pStyle w:val="af4"/>
        <w:rPr>
          <w:sz w:val="16"/>
          <w:szCs w:val="16"/>
        </w:rPr>
      </w:pPr>
      <w:r>
        <w:rPr>
          <w:rStyle w:val="af3"/>
        </w:rPr>
        <w:annotationRef/>
      </w:r>
      <w:r>
        <w:rPr>
          <w:rStyle w:val="af3"/>
        </w:rPr>
        <w:t>Рисунок нужно писать по</w:t>
      </w:r>
      <w:r w:rsidR="00873253">
        <w:rPr>
          <w:rStyle w:val="af3"/>
        </w:rPr>
        <w:t>лностью</w:t>
      </w:r>
    </w:p>
  </w:comment>
  <w:comment w:id="38" w:author="Maxim Romaniuk" w:date="2022-11-07T09:48:00Z" w:initials="MR">
    <w:p w14:paraId="30F52EA1" w14:textId="4BB9DCD4" w:rsidR="00711A77" w:rsidRDefault="00711A77">
      <w:pPr>
        <w:pStyle w:val="af4"/>
      </w:pPr>
      <w:r>
        <w:rPr>
          <w:rStyle w:val="af3"/>
        </w:rPr>
        <w:annotationRef/>
      </w:r>
      <w:r>
        <w:t>Кавычки-елочки должны быть</w:t>
      </w:r>
    </w:p>
  </w:comment>
  <w:comment w:id="43" w:author="Maxim Romaniuk" w:date="2022-11-07T09:48:00Z" w:initials="MR">
    <w:p w14:paraId="16D71BDE" w14:textId="77777777" w:rsidR="008B5F24" w:rsidRDefault="008B5F24" w:rsidP="008B5F24">
      <w:pPr>
        <w:pStyle w:val="af4"/>
      </w:pPr>
      <w:r>
        <w:rPr>
          <w:rStyle w:val="af3"/>
        </w:rPr>
        <w:annotationRef/>
      </w:r>
      <w:r>
        <w:t>Добавить номера формул (тут 2.1) и ссылки на них, т.е. не двоеточие и формула, а, например, как я отредактировал выше</w:t>
      </w:r>
    </w:p>
  </w:comment>
  <w:comment w:id="46" w:author="Maxim Romaniuk" w:date="2022-11-07T09:51:00Z" w:initials="MR">
    <w:p w14:paraId="087690A3" w14:textId="3816E844" w:rsidR="00B00705" w:rsidRPr="005A4081" w:rsidRDefault="00B00705">
      <w:pPr>
        <w:pStyle w:val="af4"/>
      </w:pPr>
      <w:r>
        <w:rPr>
          <w:rStyle w:val="af3"/>
        </w:rPr>
        <w:annotationRef/>
      </w:r>
      <w:r>
        <w:t xml:space="preserve">Стр.28 </w:t>
      </w:r>
      <w:r>
        <w:t>СТП</w:t>
      </w:r>
      <w:r w:rsidR="005A4081">
        <w:t xml:space="preserve"> БГУИР 2017, оформление перечня, начинающегося со слова </w:t>
      </w:r>
      <w:r w:rsidR="005A4081" w:rsidRPr="005A4081">
        <w:t>“</w:t>
      </w:r>
      <w:r w:rsidR="005A4081">
        <w:t>где</w:t>
      </w:r>
      <w:r w:rsidR="005A4081" w:rsidRPr="005A4081">
        <w:t>”</w:t>
      </w:r>
    </w:p>
  </w:comment>
  <w:comment w:id="47" w:author="Maxim Romaniuk" w:date="2022-11-07T09:52:00Z" w:initials="MR">
    <w:p w14:paraId="665A3D28" w14:textId="6F42A3A2" w:rsidR="005A4081" w:rsidRDefault="005A4081">
      <w:pPr>
        <w:pStyle w:val="af4"/>
      </w:pPr>
      <w:r>
        <w:rPr>
          <w:rStyle w:val="af3"/>
        </w:rPr>
        <w:annotationRef/>
      </w:r>
      <w:r w:rsidR="00D07344">
        <w:t>Рисунок полностью, название рисунка обязательно, ссылка на все рисунки из текста обязательна</w:t>
      </w:r>
    </w:p>
  </w:comment>
  <w:comment w:id="51" w:author="Maxim Romaniuk" w:date="2022-11-07T09:54:00Z" w:initials="MR">
    <w:p w14:paraId="01FE6A23" w14:textId="2BA87353" w:rsidR="00F52BC9" w:rsidRDefault="00F52BC9">
      <w:pPr>
        <w:pStyle w:val="af4"/>
      </w:pPr>
      <w:r>
        <w:rPr>
          <w:rStyle w:val="af3"/>
        </w:rPr>
        <w:annotationRef/>
      </w:r>
      <w:r>
        <w:t>Нумерация формул в пределах раздела</w:t>
      </w:r>
    </w:p>
  </w:comment>
  <w:comment w:id="55" w:author="Maxim Romaniuk" w:date="2022-11-07T09:42:00Z" w:initials="MR">
    <w:p w14:paraId="67D2FE0C" w14:textId="655E75E7" w:rsidR="000D4E3E" w:rsidRPr="0073666D" w:rsidRDefault="000D4E3E">
      <w:pPr>
        <w:pStyle w:val="af4"/>
      </w:pPr>
      <w:r>
        <w:rPr>
          <w:rStyle w:val="af3"/>
        </w:rPr>
        <w:annotationRef/>
      </w:r>
      <w:r>
        <w:t xml:space="preserve">Ненумерованные списки выполняются через </w:t>
      </w:r>
      <w:r w:rsidR="0073666D" w:rsidRPr="0073666D">
        <w:t>“–”</w:t>
      </w:r>
      <w:r w:rsidR="0073666D" w:rsidRPr="0073666D">
        <w:br/>
      </w:r>
      <w:r w:rsidR="00E2166F">
        <w:t xml:space="preserve">А здесь лучше вообще сделать нумерованный список, потому что четкая последовательность </w:t>
      </w:r>
      <w:r w:rsidR="00EA74AC">
        <w:t>этапов есть.</w:t>
      </w:r>
    </w:p>
  </w:comment>
  <w:comment w:id="137" w:author="Maxim Romaniuk" w:date="2022-11-07T09:56:00Z" w:initials="MR">
    <w:p w14:paraId="55BDC9F9" w14:textId="22597D6D" w:rsidR="009E1C69" w:rsidRDefault="009E1C69">
      <w:pPr>
        <w:pStyle w:val="af4"/>
      </w:pPr>
      <w:r>
        <w:rPr>
          <w:rStyle w:val="af3"/>
        </w:rPr>
        <w:annotationRef/>
      </w:r>
      <w:r>
        <w:t>Список оформлен не по СТП</w:t>
      </w:r>
    </w:p>
  </w:comment>
  <w:comment w:id="138" w:author="Maxim Romaniuk" w:date="2022-11-07T09:56:00Z" w:initials="MR">
    <w:p w14:paraId="511189AA" w14:textId="435E5CA1" w:rsidR="009E1C69" w:rsidRDefault="009E1C69">
      <w:pPr>
        <w:pStyle w:val="af4"/>
      </w:pPr>
      <w:r>
        <w:rPr>
          <w:rStyle w:val="af3"/>
        </w:rPr>
        <w:annotationRef/>
      </w:r>
      <w:r>
        <w:t xml:space="preserve">Отступы </w:t>
      </w:r>
      <w:r>
        <w:t>от формулы сверху и снтзу</w:t>
      </w:r>
    </w:p>
  </w:comment>
  <w:comment w:id="139" w:author="Maxim Romaniuk" w:date="2022-11-07T09:57:00Z" w:initials="MR">
    <w:p w14:paraId="2B1BE745" w14:textId="461CB9C5" w:rsidR="009E1C69" w:rsidRDefault="009E1C69">
      <w:pPr>
        <w:pStyle w:val="af4"/>
      </w:pPr>
      <w:r>
        <w:rPr>
          <w:rStyle w:val="af3"/>
        </w:rPr>
        <w:annotationRef/>
      </w:r>
      <w:r>
        <w:t>С чего вдруг 8? :)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BC4107A" w15:done="0"/>
  <w15:commentEx w15:paraId="717BCABB" w15:done="0"/>
  <w15:commentEx w15:paraId="7CB9ADF0" w15:done="0"/>
  <w15:commentEx w15:paraId="21EF6B94" w15:done="0"/>
  <w15:commentEx w15:paraId="72D1D3D7" w15:done="0"/>
  <w15:commentEx w15:paraId="5A93648E" w15:done="0"/>
  <w15:commentEx w15:paraId="0AD809CE" w15:done="0"/>
  <w15:commentEx w15:paraId="0351B7B1" w15:done="0"/>
  <w15:commentEx w15:paraId="27C92A51" w15:done="0"/>
  <w15:commentEx w15:paraId="30F52EA1" w15:done="0"/>
  <w15:commentEx w15:paraId="16D71BDE" w15:done="0"/>
  <w15:commentEx w15:paraId="087690A3" w15:done="0"/>
  <w15:commentEx w15:paraId="665A3D28" w15:done="0"/>
  <w15:commentEx w15:paraId="01FE6A23" w15:done="0"/>
  <w15:commentEx w15:paraId="67D2FE0C" w15:done="0"/>
  <w15:commentEx w15:paraId="55BDC9F9" w15:done="0"/>
  <w15:commentEx w15:paraId="511189AA" w15:done="0"/>
  <w15:commentEx w15:paraId="2B1BE74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134F68" w16cex:dateUtc="2022-11-07T06:33:00Z"/>
  <w16cex:commentExtensible w16cex:durableId="27134FC6" w16cex:dateUtc="2022-11-07T06:35:00Z"/>
  <w16cex:commentExtensible w16cex:durableId="27134FCF" w16cex:dateUtc="2022-11-07T06:35:00Z"/>
  <w16cex:commentExtensible w16cex:durableId="27134FDC" w16cex:dateUtc="2022-11-07T06:35:00Z"/>
  <w16cex:commentExtensible w16cex:durableId="27134FF3" w16cex:dateUtc="2022-11-07T06:35:00Z"/>
  <w16cex:commentExtensible w16cex:durableId="27134F9D" w16cex:dateUtc="2022-11-07T06:34:00Z"/>
  <w16cex:commentExtensible w16cex:durableId="27135281" w16cex:dateUtc="2022-11-07T06:46:00Z"/>
  <w16cex:commentExtensible w16cex:durableId="271357C1" w16cex:dateUtc="2022-11-07T07:09:00Z"/>
  <w16cex:commentExtensible w16cex:durableId="27134F44" w16cex:dateUtc="2022-11-07T06:32:00Z"/>
  <w16cex:commentExtensible w16cex:durableId="271352DB" w16cex:dateUtc="2022-11-07T06:48:00Z"/>
  <w16cex:commentExtensible w16cex:durableId="2713E136" w16cex:dateUtc="2022-11-07T06:48:00Z"/>
  <w16cex:commentExtensible w16cex:durableId="271353BD" w16cex:dateUtc="2022-11-07T06:51:00Z"/>
  <w16cex:commentExtensible w16cex:durableId="271353F8" w16cex:dateUtc="2022-11-07T06:52:00Z"/>
  <w16cex:commentExtensible w16cex:durableId="2713543A" w16cex:dateUtc="2022-11-07T06:54:00Z"/>
  <w16cex:commentExtensible w16cex:durableId="27135194" w16cex:dateUtc="2022-11-07T06:42:00Z"/>
  <w16cex:commentExtensible w16cex:durableId="271354B3" w16cex:dateUtc="2022-11-07T06:56:00Z"/>
  <w16cex:commentExtensible w16cex:durableId="271354DF" w16cex:dateUtc="2022-11-07T06:56:00Z"/>
  <w16cex:commentExtensible w16cex:durableId="271354F8" w16cex:dateUtc="2022-11-07T06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BC4107A" w16cid:durableId="27134F68"/>
  <w16cid:commentId w16cid:paraId="717BCABB" w16cid:durableId="27134FC6"/>
  <w16cid:commentId w16cid:paraId="7CB9ADF0" w16cid:durableId="27134FCF"/>
  <w16cid:commentId w16cid:paraId="21EF6B94" w16cid:durableId="27134FDC"/>
  <w16cid:commentId w16cid:paraId="72D1D3D7" w16cid:durableId="27134FF3"/>
  <w16cid:commentId w16cid:paraId="5A93648E" w16cid:durableId="27134F9D"/>
  <w16cid:commentId w16cid:paraId="0AD809CE" w16cid:durableId="27135281"/>
  <w16cid:commentId w16cid:paraId="0351B7B1" w16cid:durableId="271357C1"/>
  <w16cid:commentId w16cid:paraId="27C92A51" w16cid:durableId="27134F44"/>
  <w16cid:commentId w16cid:paraId="30F52EA1" w16cid:durableId="271352DB"/>
  <w16cid:commentId w16cid:paraId="16D71BDE" w16cid:durableId="2713E136"/>
  <w16cid:commentId w16cid:paraId="087690A3" w16cid:durableId="271353BD"/>
  <w16cid:commentId w16cid:paraId="665A3D28" w16cid:durableId="271353F8"/>
  <w16cid:commentId w16cid:paraId="01FE6A23" w16cid:durableId="2713543A"/>
  <w16cid:commentId w16cid:paraId="67D2FE0C" w16cid:durableId="27135194"/>
  <w16cid:commentId w16cid:paraId="55BDC9F9" w16cid:durableId="271354B3"/>
  <w16cid:commentId w16cid:paraId="511189AA" w16cid:durableId="271354DF"/>
  <w16cid:commentId w16cid:paraId="2B1BE745" w16cid:durableId="271354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DA863" w14:textId="77777777" w:rsidR="006C2FDA" w:rsidRDefault="006C2FDA">
      <w:r>
        <w:separator/>
      </w:r>
    </w:p>
  </w:endnote>
  <w:endnote w:type="continuationSeparator" w:id="0">
    <w:p w14:paraId="084FDDBF" w14:textId="77777777" w:rsidR="006C2FDA" w:rsidRDefault="006C2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ra">
    <w:charset w:val="CC"/>
    <w:family w:val="auto"/>
    <w:pitch w:val="variable"/>
    <w:sig w:usb0="A00002F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6E20B" w14:textId="05B43B3F" w:rsidR="002A2BCC" w:rsidRPr="00073D89" w:rsidRDefault="00F316A0" w:rsidP="002A2BCC">
    <w:pPr>
      <w:pStyle w:val="a4"/>
      <w:jc w:val="right"/>
      <w:rPr>
        <w:sz w:val="28"/>
        <w:szCs w:val="28"/>
      </w:rPr>
    </w:pPr>
    <w:r w:rsidRPr="00073D89">
      <w:rPr>
        <w:sz w:val="28"/>
        <w:szCs w:val="28"/>
      </w:rPr>
      <w:fldChar w:fldCharType="begin"/>
    </w:r>
    <w:r w:rsidRPr="00073D89">
      <w:rPr>
        <w:sz w:val="28"/>
        <w:szCs w:val="28"/>
      </w:rPr>
      <w:instrText xml:space="preserve"> PAGE  \* Arabic </w:instrText>
    </w:r>
    <w:r w:rsidRPr="00073D89">
      <w:rPr>
        <w:sz w:val="28"/>
        <w:szCs w:val="28"/>
      </w:rPr>
      <w:fldChar w:fldCharType="separate"/>
    </w:r>
    <w:r w:rsidRPr="00073D89">
      <w:rPr>
        <w:noProof/>
        <w:sz w:val="28"/>
        <w:szCs w:val="28"/>
      </w:rPr>
      <w:t>2</w:t>
    </w:r>
    <w:r w:rsidRPr="00073D89">
      <w:rPr>
        <w:sz w:val="28"/>
        <w:szCs w:val="28"/>
      </w:rPr>
      <w:fldChar w:fldCharType="end"/>
    </w:r>
  </w:p>
  <w:p w14:paraId="6E519FF3" w14:textId="77777777" w:rsidR="00073D89" w:rsidRDefault="00073D89" w:rsidP="002A2BCC">
    <w:pPr>
      <w:pStyle w:val="a4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123A9" w14:textId="77777777" w:rsidR="006C2FDA" w:rsidRDefault="006C2FDA">
      <w:r>
        <w:separator/>
      </w:r>
    </w:p>
  </w:footnote>
  <w:footnote w:type="continuationSeparator" w:id="0">
    <w:p w14:paraId="5F0A8162" w14:textId="77777777" w:rsidR="006C2FDA" w:rsidRDefault="006C2F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60348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03A3F"/>
    <w:multiLevelType w:val="hybridMultilevel"/>
    <w:tmpl w:val="0110148C"/>
    <w:lvl w:ilvl="0" w:tplc="DDCA39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6542B"/>
    <w:multiLevelType w:val="hybridMultilevel"/>
    <w:tmpl w:val="CE8C9176"/>
    <w:lvl w:ilvl="0" w:tplc="4ABEF2D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0972F6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811A9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91AA9"/>
    <w:multiLevelType w:val="hybridMultilevel"/>
    <w:tmpl w:val="8D3A5F7C"/>
    <w:lvl w:ilvl="0" w:tplc="07E8AF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A107E"/>
    <w:multiLevelType w:val="multilevel"/>
    <w:tmpl w:val="B9D0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34791D"/>
    <w:multiLevelType w:val="hybridMultilevel"/>
    <w:tmpl w:val="FA60DB08"/>
    <w:lvl w:ilvl="0" w:tplc="961889F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E930B46"/>
    <w:multiLevelType w:val="hybridMultilevel"/>
    <w:tmpl w:val="C7024F92"/>
    <w:lvl w:ilvl="0" w:tplc="548AB322">
      <w:start w:val="1"/>
      <w:numFmt w:val="decimal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77A0060"/>
    <w:multiLevelType w:val="hybridMultilevel"/>
    <w:tmpl w:val="7EF8507C"/>
    <w:lvl w:ilvl="0" w:tplc="5DCA88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C30413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B29EA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28642A"/>
    <w:multiLevelType w:val="hybridMultilevel"/>
    <w:tmpl w:val="BA30409E"/>
    <w:lvl w:ilvl="0" w:tplc="956251F6">
      <w:start w:val="1"/>
      <w:numFmt w:val="decimal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87B69B7"/>
    <w:multiLevelType w:val="multilevel"/>
    <w:tmpl w:val="CB2E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1B33BB"/>
    <w:multiLevelType w:val="hybridMultilevel"/>
    <w:tmpl w:val="5ED6C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6E015B"/>
    <w:multiLevelType w:val="hybridMultilevel"/>
    <w:tmpl w:val="A7CA611E"/>
    <w:lvl w:ilvl="0" w:tplc="7D26BFAC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6974B9B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CC64D9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F278AC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12225B"/>
    <w:multiLevelType w:val="hybridMultilevel"/>
    <w:tmpl w:val="C6567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3"/>
  </w:num>
  <w:num w:numId="3">
    <w:abstractNumId w:val="3"/>
  </w:num>
  <w:num w:numId="4">
    <w:abstractNumId w:val="6"/>
  </w:num>
  <w:num w:numId="5">
    <w:abstractNumId w:val="12"/>
  </w:num>
  <w:num w:numId="6">
    <w:abstractNumId w:val="14"/>
  </w:num>
  <w:num w:numId="7">
    <w:abstractNumId w:val="0"/>
  </w:num>
  <w:num w:numId="8">
    <w:abstractNumId w:val="10"/>
  </w:num>
  <w:num w:numId="9">
    <w:abstractNumId w:val="4"/>
  </w:num>
  <w:num w:numId="10">
    <w:abstractNumId w:val="16"/>
  </w:num>
  <w:num w:numId="11">
    <w:abstractNumId w:val="17"/>
  </w:num>
  <w:num w:numId="12">
    <w:abstractNumId w:val="11"/>
  </w:num>
  <w:num w:numId="13">
    <w:abstractNumId w:val="18"/>
  </w:num>
  <w:num w:numId="14">
    <w:abstractNumId w:val="2"/>
  </w:num>
  <w:num w:numId="15">
    <w:abstractNumId w:val="1"/>
  </w:num>
  <w:num w:numId="16">
    <w:abstractNumId w:val="7"/>
  </w:num>
  <w:num w:numId="17">
    <w:abstractNumId w:val="15"/>
  </w:num>
  <w:num w:numId="18">
    <w:abstractNumId w:val="5"/>
  </w:num>
  <w:num w:numId="19">
    <w:abstractNumId w:val="9"/>
  </w:num>
  <w:num w:numId="20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xim Romaniuk">
    <w15:presenceInfo w15:providerId="Windows Live" w15:userId="8e546c3715fbfe4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24"/>
    <w:rsid w:val="00013583"/>
    <w:rsid w:val="00027A00"/>
    <w:rsid w:val="000463B8"/>
    <w:rsid w:val="00061B0E"/>
    <w:rsid w:val="0007398A"/>
    <w:rsid w:val="00073D89"/>
    <w:rsid w:val="000768C3"/>
    <w:rsid w:val="000813E4"/>
    <w:rsid w:val="0009321F"/>
    <w:rsid w:val="00096A4B"/>
    <w:rsid w:val="000B3AAD"/>
    <w:rsid w:val="000C0BE9"/>
    <w:rsid w:val="000C5CA3"/>
    <w:rsid w:val="000D4E3E"/>
    <w:rsid w:val="00103F46"/>
    <w:rsid w:val="00126C6F"/>
    <w:rsid w:val="0013084F"/>
    <w:rsid w:val="00130C6B"/>
    <w:rsid w:val="001344D8"/>
    <w:rsid w:val="00137366"/>
    <w:rsid w:val="00143ECF"/>
    <w:rsid w:val="0014674A"/>
    <w:rsid w:val="00163E9D"/>
    <w:rsid w:val="00165E33"/>
    <w:rsid w:val="001673C0"/>
    <w:rsid w:val="00171A90"/>
    <w:rsid w:val="00183F16"/>
    <w:rsid w:val="001974B0"/>
    <w:rsid w:val="001A2A57"/>
    <w:rsid w:val="001A7E30"/>
    <w:rsid w:val="001E11B0"/>
    <w:rsid w:val="001E54AF"/>
    <w:rsid w:val="001F3181"/>
    <w:rsid w:val="001F5B3E"/>
    <w:rsid w:val="001F5E21"/>
    <w:rsid w:val="0021032D"/>
    <w:rsid w:val="00236D63"/>
    <w:rsid w:val="00267B98"/>
    <w:rsid w:val="00282A72"/>
    <w:rsid w:val="002923FA"/>
    <w:rsid w:val="00297E86"/>
    <w:rsid w:val="002A2BCC"/>
    <w:rsid w:val="002B3252"/>
    <w:rsid w:val="002B7AAB"/>
    <w:rsid w:val="002C6973"/>
    <w:rsid w:val="002C6A4C"/>
    <w:rsid w:val="002C7173"/>
    <w:rsid w:val="002D57A3"/>
    <w:rsid w:val="002D5FE2"/>
    <w:rsid w:val="002F78FF"/>
    <w:rsid w:val="00302591"/>
    <w:rsid w:val="003044AE"/>
    <w:rsid w:val="003356FE"/>
    <w:rsid w:val="0034688D"/>
    <w:rsid w:val="00375722"/>
    <w:rsid w:val="00375884"/>
    <w:rsid w:val="00376F1C"/>
    <w:rsid w:val="003A5C14"/>
    <w:rsid w:val="003A73DF"/>
    <w:rsid w:val="003E2BFE"/>
    <w:rsid w:val="004157E7"/>
    <w:rsid w:val="004238EC"/>
    <w:rsid w:val="00432CB9"/>
    <w:rsid w:val="00432F9B"/>
    <w:rsid w:val="00450859"/>
    <w:rsid w:val="004600C0"/>
    <w:rsid w:val="00461254"/>
    <w:rsid w:val="0047065C"/>
    <w:rsid w:val="004772F5"/>
    <w:rsid w:val="0048074C"/>
    <w:rsid w:val="00493A7F"/>
    <w:rsid w:val="004957E7"/>
    <w:rsid w:val="004B1DD8"/>
    <w:rsid w:val="004D6213"/>
    <w:rsid w:val="004F07D6"/>
    <w:rsid w:val="0052297B"/>
    <w:rsid w:val="005249A6"/>
    <w:rsid w:val="0053396F"/>
    <w:rsid w:val="00534054"/>
    <w:rsid w:val="00547CBD"/>
    <w:rsid w:val="00551308"/>
    <w:rsid w:val="00554953"/>
    <w:rsid w:val="0056131D"/>
    <w:rsid w:val="005740B4"/>
    <w:rsid w:val="0057714D"/>
    <w:rsid w:val="00597E93"/>
    <w:rsid w:val="005A0C7B"/>
    <w:rsid w:val="005A2BD6"/>
    <w:rsid w:val="005A4081"/>
    <w:rsid w:val="005B6C62"/>
    <w:rsid w:val="005E1ECC"/>
    <w:rsid w:val="00616A50"/>
    <w:rsid w:val="0063060A"/>
    <w:rsid w:val="006353F9"/>
    <w:rsid w:val="00640EF6"/>
    <w:rsid w:val="0064436F"/>
    <w:rsid w:val="00655330"/>
    <w:rsid w:val="006873BC"/>
    <w:rsid w:val="00691A12"/>
    <w:rsid w:val="006957E0"/>
    <w:rsid w:val="006A035E"/>
    <w:rsid w:val="006B3170"/>
    <w:rsid w:val="006C2FDA"/>
    <w:rsid w:val="006C4C2B"/>
    <w:rsid w:val="00707AA3"/>
    <w:rsid w:val="00711A77"/>
    <w:rsid w:val="00717A2C"/>
    <w:rsid w:val="00720E48"/>
    <w:rsid w:val="0073666D"/>
    <w:rsid w:val="00736CB1"/>
    <w:rsid w:val="0073710F"/>
    <w:rsid w:val="00766A5F"/>
    <w:rsid w:val="007742B3"/>
    <w:rsid w:val="00785303"/>
    <w:rsid w:val="00791C08"/>
    <w:rsid w:val="0079299D"/>
    <w:rsid w:val="007B3A97"/>
    <w:rsid w:val="007E030D"/>
    <w:rsid w:val="0080590B"/>
    <w:rsid w:val="008154BF"/>
    <w:rsid w:val="008617A5"/>
    <w:rsid w:val="00863693"/>
    <w:rsid w:val="00871505"/>
    <w:rsid w:val="00873253"/>
    <w:rsid w:val="0088297F"/>
    <w:rsid w:val="00886CF9"/>
    <w:rsid w:val="00887563"/>
    <w:rsid w:val="008B5F24"/>
    <w:rsid w:val="008C1663"/>
    <w:rsid w:val="00906E17"/>
    <w:rsid w:val="009106A4"/>
    <w:rsid w:val="00913217"/>
    <w:rsid w:val="00925BE1"/>
    <w:rsid w:val="00927403"/>
    <w:rsid w:val="009308E4"/>
    <w:rsid w:val="009333F4"/>
    <w:rsid w:val="009617AD"/>
    <w:rsid w:val="00970FB8"/>
    <w:rsid w:val="00983787"/>
    <w:rsid w:val="009A0FD6"/>
    <w:rsid w:val="009E1C69"/>
    <w:rsid w:val="009E4418"/>
    <w:rsid w:val="009E6A7F"/>
    <w:rsid w:val="009F33FE"/>
    <w:rsid w:val="00A00E44"/>
    <w:rsid w:val="00A22E2B"/>
    <w:rsid w:val="00A47479"/>
    <w:rsid w:val="00A50AF9"/>
    <w:rsid w:val="00A525DF"/>
    <w:rsid w:val="00A5461E"/>
    <w:rsid w:val="00A7236F"/>
    <w:rsid w:val="00A85B94"/>
    <w:rsid w:val="00A92849"/>
    <w:rsid w:val="00AA72C5"/>
    <w:rsid w:val="00AB6CA9"/>
    <w:rsid w:val="00AC682D"/>
    <w:rsid w:val="00AD7085"/>
    <w:rsid w:val="00AF6EC0"/>
    <w:rsid w:val="00B00705"/>
    <w:rsid w:val="00B05DCA"/>
    <w:rsid w:val="00B31CCF"/>
    <w:rsid w:val="00B47186"/>
    <w:rsid w:val="00B54F24"/>
    <w:rsid w:val="00B5762B"/>
    <w:rsid w:val="00B732FC"/>
    <w:rsid w:val="00B7452A"/>
    <w:rsid w:val="00B83DD8"/>
    <w:rsid w:val="00B84319"/>
    <w:rsid w:val="00BA34FF"/>
    <w:rsid w:val="00BA3981"/>
    <w:rsid w:val="00BA57BB"/>
    <w:rsid w:val="00BB3143"/>
    <w:rsid w:val="00BB415A"/>
    <w:rsid w:val="00BC102E"/>
    <w:rsid w:val="00BD7EE4"/>
    <w:rsid w:val="00BE00EB"/>
    <w:rsid w:val="00BE45D4"/>
    <w:rsid w:val="00BE492E"/>
    <w:rsid w:val="00BE4FFD"/>
    <w:rsid w:val="00BF0453"/>
    <w:rsid w:val="00BF7D86"/>
    <w:rsid w:val="00C02043"/>
    <w:rsid w:val="00C03250"/>
    <w:rsid w:val="00C135F8"/>
    <w:rsid w:val="00C73F68"/>
    <w:rsid w:val="00C80D04"/>
    <w:rsid w:val="00C851FA"/>
    <w:rsid w:val="00C869F9"/>
    <w:rsid w:val="00CA1477"/>
    <w:rsid w:val="00CA5C28"/>
    <w:rsid w:val="00CC2489"/>
    <w:rsid w:val="00CD0EE5"/>
    <w:rsid w:val="00CE3A5B"/>
    <w:rsid w:val="00CF4275"/>
    <w:rsid w:val="00CF5D7D"/>
    <w:rsid w:val="00CF6F87"/>
    <w:rsid w:val="00D07344"/>
    <w:rsid w:val="00D12A38"/>
    <w:rsid w:val="00D220D1"/>
    <w:rsid w:val="00D2689F"/>
    <w:rsid w:val="00D350C1"/>
    <w:rsid w:val="00D40433"/>
    <w:rsid w:val="00D40B38"/>
    <w:rsid w:val="00D56B80"/>
    <w:rsid w:val="00D63FDA"/>
    <w:rsid w:val="00D71C20"/>
    <w:rsid w:val="00D811EA"/>
    <w:rsid w:val="00D9341F"/>
    <w:rsid w:val="00D95B8D"/>
    <w:rsid w:val="00DA0066"/>
    <w:rsid w:val="00DC180C"/>
    <w:rsid w:val="00DE2746"/>
    <w:rsid w:val="00DF166E"/>
    <w:rsid w:val="00E2166F"/>
    <w:rsid w:val="00E22F33"/>
    <w:rsid w:val="00E2395E"/>
    <w:rsid w:val="00E353FA"/>
    <w:rsid w:val="00E419F1"/>
    <w:rsid w:val="00E479F5"/>
    <w:rsid w:val="00E54D85"/>
    <w:rsid w:val="00E63745"/>
    <w:rsid w:val="00E63BBA"/>
    <w:rsid w:val="00E71A38"/>
    <w:rsid w:val="00E7776A"/>
    <w:rsid w:val="00E80438"/>
    <w:rsid w:val="00E92C42"/>
    <w:rsid w:val="00EA385D"/>
    <w:rsid w:val="00EA6F1B"/>
    <w:rsid w:val="00EA74AC"/>
    <w:rsid w:val="00EB2E80"/>
    <w:rsid w:val="00EC15D4"/>
    <w:rsid w:val="00ED3CCB"/>
    <w:rsid w:val="00EE63F1"/>
    <w:rsid w:val="00EF6A19"/>
    <w:rsid w:val="00F2363C"/>
    <w:rsid w:val="00F316A0"/>
    <w:rsid w:val="00F37DEE"/>
    <w:rsid w:val="00F413FC"/>
    <w:rsid w:val="00F52BC9"/>
    <w:rsid w:val="00F531DA"/>
    <w:rsid w:val="00F61A2D"/>
    <w:rsid w:val="00F66525"/>
    <w:rsid w:val="00F72F25"/>
    <w:rsid w:val="00FA7FC0"/>
    <w:rsid w:val="00FF261A"/>
    <w:rsid w:val="00FF4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40F0E0"/>
  <w15:chartTrackingRefBased/>
  <w15:docId w15:val="{50D23E08-6188-4346-B2B3-1E4A21995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CC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8617A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78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3CCB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ED3CCB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ED3CC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ED3CCB"/>
    <w:pPr>
      <w:spacing w:before="100" w:beforeAutospacing="1" w:after="100" w:afterAutospacing="1"/>
    </w:pPr>
  </w:style>
  <w:style w:type="paragraph" w:styleId="a7">
    <w:name w:val="header"/>
    <w:basedOn w:val="a"/>
    <w:link w:val="a8"/>
    <w:uiPriority w:val="99"/>
    <w:unhideWhenUsed/>
    <w:rsid w:val="002B325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B32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8617A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617A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a">
    <w:name w:val="Placeholder Text"/>
    <w:basedOn w:val="a0"/>
    <w:uiPriority w:val="99"/>
    <w:semiHidden/>
    <w:rsid w:val="0013084F"/>
    <w:rPr>
      <w:color w:val="808080"/>
    </w:rPr>
  </w:style>
  <w:style w:type="paragraph" w:customStyle="1" w:styleId="p52">
    <w:name w:val="p52"/>
    <w:basedOn w:val="a"/>
    <w:rsid w:val="002C6A4C"/>
    <w:pPr>
      <w:spacing w:before="100" w:beforeAutospacing="1" w:after="100" w:afterAutospacing="1"/>
    </w:pPr>
  </w:style>
  <w:style w:type="paragraph" w:customStyle="1" w:styleId="p53">
    <w:name w:val="p53"/>
    <w:basedOn w:val="a"/>
    <w:rsid w:val="002C6A4C"/>
    <w:pPr>
      <w:spacing w:before="100" w:beforeAutospacing="1" w:after="100" w:afterAutospacing="1"/>
    </w:pPr>
  </w:style>
  <w:style w:type="character" w:customStyle="1" w:styleId="ft44">
    <w:name w:val="ft44"/>
    <w:basedOn w:val="a0"/>
    <w:rsid w:val="002C6A4C"/>
  </w:style>
  <w:style w:type="paragraph" w:customStyle="1" w:styleId="p102">
    <w:name w:val="p102"/>
    <w:basedOn w:val="a"/>
    <w:rsid w:val="002C6A4C"/>
    <w:pPr>
      <w:spacing w:before="100" w:beforeAutospacing="1" w:after="100" w:afterAutospacing="1"/>
    </w:pPr>
  </w:style>
  <w:style w:type="paragraph" w:customStyle="1" w:styleId="p107">
    <w:name w:val="p107"/>
    <w:basedOn w:val="a"/>
    <w:rsid w:val="00FF4134"/>
    <w:pPr>
      <w:spacing w:before="100" w:beforeAutospacing="1" w:after="100" w:afterAutospacing="1"/>
    </w:pPr>
  </w:style>
  <w:style w:type="character" w:customStyle="1" w:styleId="ft38">
    <w:name w:val="ft38"/>
    <w:basedOn w:val="a0"/>
    <w:rsid w:val="00FF4134"/>
  </w:style>
  <w:style w:type="paragraph" w:customStyle="1" w:styleId="p108">
    <w:name w:val="p108"/>
    <w:basedOn w:val="a"/>
    <w:rsid w:val="00FF4134"/>
    <w:pPr>
      <w:spacing w:before="100" w:beforeAutospacing="1" w:after="100" w:afterAutospacing="1"/>
    </w:pPr>
  </w:style>
  <w:style w:type="paragraph" w:customStyle="1" w:styleId="p75">
    <w:name w:val="p75"/>
    <w:basedOn w:val="a"/>
    <w:rsid w:val="00FF4134"/>
    <w:pPr>
      <w:spacing w:before="100" w:beforeAutospacing="1" w:after="100" w:afterAutospacing="1"/>
    </w:pPr>
  </w:style>
  <w:style w:type="character" w:customStyle="1" w:styleId="ft12">
    <w:name w:val="ft12"/>
    <w:basedOn w:val="a0"/>
    <w:rsid w:val="002B7AAB"/>
  </w:style>
  <w:style w:type="paragraph" w:customStyle="1" w:styleId="p92">
    <w:name w:val="p92"/>
    <w:basedOn w:val="a"/>
    <w:rsid w:val="00F37DEE"/>
    <w:pPr>
      <w:spacing w:before="100" w:beforeAutospacing="1" w:after="100" w:afterAutospacing="1"/>
    </w:pPr>
  </w:style>
  <w:style w:type="paragraph" w:customStyle="1" w:styleId="p29">
    <w:name w:val="p29"/>
    <w:basedOn w:val="a"/>
    <w:rsid w:val="00F37DEE"/>
    <w:pPr>
      <w:spacing w:before="100" w:beforeAutospacing="1" w:after="100" w:afterAutospacing="1"/>
    </w:pPr>
  </w:style>
  <w:style w:type="paragraph" w:customStyle="1" w:styleId="p109">
    <w:name w:val="p109"/>
    <w:basedOn w:val="a"/>
    <w:rsid w:val="004D6213"/>
    <w:pPr>
      <w:spacing w:before="100" w:beforeAutospacing="1" w:after="100" w:afterAutospacing="1"/>
    </w:pPr>
  </w:style>
  <w:style w:type="paragraph" w:customStyle="1" w:styleId="p26">
    <w:name w:val="p26"/>
    <w:basedOn w:val="a"/>
    <w:rsid w:val="004D6213"/>
    <w:pPr>
      <w:spacing w:before="100" w:beforeAutospacing="1" w:after="100" w:afterAutospacing="1"/>
    </w:pPr>
  </w:style>
  <w:style w:type="paragraph" w:styleId="ab">
    <w:name w:val="No Spacing"/>
    <w:uiPriority w:val="1"/>
    <w:qFormat/>
    <w:rsid w:val="004D62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F78F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c">
    <w:name w:val="Hyperlink"/>
    <w:basedOn w:val="a0"/>
    <w:uiPriority w:val="99"/>
    <w:unhideWhenUsed/>
    <w:rsid w:val="00FF261A"/>
    <w:rPr>
      <w:color w:val="0000FF"/>
      <w:u w:val="single"/>
    </w:rPr>
  </w:style>
  <w:style w:type="paragraph" w:styleId="ad">
    <w:name w:val="caption"/>
    <w:basedOn w:val="a"/>
    <w:next w:val="a"/>
    <w:uiPriority w:val="35"/>
    <w:unhideWhenUsed/>
    <w:qFormat/>
    <w:rsid w:val="00282A72"/>
    <w:pPr>
      <w:spacing w:after="200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39"/>
    <w:rsid w:val="00282A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Grid Table Light"/>
    <w:basedOn w:val="a1"/>
    <w:uiPriority w:val="40"/>
    <w:rsid w:val="009617A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9617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0">
    <w:name w:val="FollowedHyperlink"/>
    <w:basedOn w:val="a0"/>
    <w:uiPriority w:val="99"/>
    <w:semiHidden/>
    <w:unhideWhenUsed/>
    <w:rsid w:val="009617AD"/>
    <w:rPr>
      <w:color w:val="954F72" w:themeColor="followed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51308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163E9D"/>
    <w:pPr>
      <w:spacing w:after="100"/>
      <w:jc w:val="both"/>
    </w:pPr>
    <w:rPr>
      <w:sz w:val="28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63E9D"/>
    <w:pPr>
      <w:tabs>
        <w:tab w:val="right" w:leader="dot" w:pos="9344"/>
      </w:tabs>
      <w:spacing w:after="100"/>
      <w:ind w:left="709" w:hanging="449"/>
    </w:pPr>
    <w:rPr>
      <w:sz w:val="28"/>
      <w:szCs w:val="20"/>
    </w:rPr>
  </w:style>
  <w:style w:type="character" w:styleId="af2">
    <w:name w:val="Emphasis"/>
    <w:basedOn w:val="a0"/>
    <w:uiPriority w:val="20"/>
    <w:qFormat/>
    <w:rsid w:val="009E6A7F"/>
    <w:rPr>
      <w:i/>
      <w:iCs/>
    </w:rPr>
  </w:style>
  <w:style w:type="character" w:styleId="af3">
    <w:name w:val="annotation reference"/>
    <w:basedOn w:val="a0"/>
    <w:uiPriority w:val="99"/>
    <w:semiHidden/>
    <w:unhideWhenUsed/>
    <w:rsid w:val="00655330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55330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5533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5533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5533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8">
    <w:name w:val="Revision"/>
    <w:hidden/>
    <w:uiPriority w:val="99"/>
    <w:semiHidden/>
    <w:rsid w:val="0087325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140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62708084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7778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1414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68396795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11100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C20A2-F33B-4557-9D78-3DBF89468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6297</Words>
  <Characters>35893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Савончик</dc:creator>
  <cp:keywords/>
  <dc:description/>
  <cp:lastModifiedBy>Егор Савончик</cp:lastModifiedBy>
  <cp:revision>2</cp:revision>
  <dcterms:created xsi:type="dcterms:W3CDTF">2022-11-08T01:13:00Z</dcterms:created>
  <dcterms:modified xsi:type="dcterms:W3CDTF">2022-11-08T01:13:00Z</dcterms:modified>
</cp:coreProperties>
</file>